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42741" w14:textId="7782F829" w:rsidR="00E3750B" w:rsidRPr="00A93BEA" w:rsidRDefault="004D18C9" w:rsidP="00AD671B">
      <w:pPr>
        <w:rPr>
          <w:sz w:val="32"/>
          <w:szCs w:val="32"/>
          <w:lang w:val="en-US"/>
        </w:rPr>
      </w:pPr>
      <w:r w:rsidRPr="00A93BEA">
        <w:rPr>
          <w:sz w:val="32"/>
          <w:szCs w:val="32"/>
          <w:lang w:val="en-US"/>
        </w:rPr>
        <w:t xml:space="preserve">Let me guide you through this! </w:t>
      </w:r>
      <w:commentRangeStart w:id="0"/>
      <w:r w:rsidR="008460F2">
        <w:rPr>
          <w:sz w:val="32"/>
          <w:szCs w:val="32"/>
          <w:lang w:val="en-US"/>
        </w:rPr>
        <w:t xml:space="preserve">The interaction of </w:t>
      </w:r>
      <w:r w:rsidR="00314879" w:rsidRPr="00A93BEA">
        <w:rPr>
          <w:sz w:val="32"/>
          <w:szCs w:val="32"/>
          <w:lang w:val="en-US"/>
        </w:rPr>
        <w:t xml:space="preserve">scribe and later </w:t>
      </w:r>
      <w:r w:rsidR="008460F2">
        <w:rPr>
          <w:sz w:val="32"/>
          <w:szCs w:val="32"/>
          <w:lang w:val="en-US"/>
        </w:rPr>
        <w:t xml:space="preserve">readers </w:t>
      </w:r>
      <w:r w:rsidR="00E50DEF">
        <w:rPr>
          <w:sz w:val="32"/>
          <w:szCs w:val="32"/>
          <w:lang w:val="en-US"/>
        </w:rPr>
        <w:t>on the manuscript pages of</w:t>
      </w:r>
      <w:r w:rsidR="00E3750B">
        <w:rPr>
          <w:sz w:val="32"/>
          <w:szCs w:val="32"/>
          <w:lang w:val="en-US"/>
        </w:rPr>
        <w:t xml:space="preserve"> AM </w:t>
      </w:r>
      <w:r w:rsidR="00E3750B" w:rsidRPr="00E3750B">
        <w:rPr>
          <w:sz w:val="32"/>
          <w:szCs w:val="32"/>
          <w:lang w:val="en-US"/>
        </w:rPr>
        <w:t>243 bα fol.</w:t>
      </w:r>
      <w:commentRangeEnd w:id="0"/>
      <w:r w:rsidR="008A3683">
        <w:rPr>
          <w:rStyle w:val="CommentReference"/>
        </w:rPr>
        <w:commentReference w:id="0"/>
      </w:r>
    </w:p>
    <w:p w14:paraId="75F8A0C8" w14:textId="1ACAFB68" w:rsidR="00335E33" w:rsidRPr="00F43CD3" w:rsidRDefault="00F43CD3" w:rsidP="00F43CD3">
      <w:pPr>
        <w:spacing w:after="0" w:line="240" w:lineRule="auto"/>
        <w:jc w:val="both"/>
        <w:rPr>
          <w:rFonts w:ascii="Open Sans" w:eastAsia="Times New Roman" w:hAnsi="Open Sans" w:cs="Open Sans"/>
          <w:color w:val="252525"/>
          <w:spacing w:val="5"/>
          <w:kern w:val="0"/>
          <w:sz w:val="20"/>
          <w:szCs w:val="20"/>
          <w:lang w:val="en-US" w:eastAsia="nb-NO"/>
          <w14:ligatures w14:val="none"/>
        </w:rPr>
      </w:pPr>
      <w:r w:rsidRPr="00F43CD3">
        <w:rPr>
          <w:b/>
          <w:bCs/>
          <w:lang w:val="en-US"/>
        </w:rPr>
        <w:t>Abstract</w:t>
      </w:r>
      <w:r w:rsidRPr="00F43CD3">
        <w:rPr>
          <w:lang w:val="en-US"/>
        </w:rPr>
        <w:t>:</w:t>
      </w:r>
      <w:r>
        <w:rPr>
          <w:rFonts w:ascii="Open Sans" w:eastAsia="Times New Roman" w:hAnsi="Open Sans" w:cs="Open Sans"/>
          <w:color w:val="252525"/>
          <w:spacing w:val="5"/>
          <w:kern w:val="0"/>
          <w:sz w:val="20"/>
          <w:szCs w:val="20"/>
          <w:lang w:val="en-US" w:eastAsia="nb-NO"/>
          <w14:ligatures w14:val="none"/>
        </w:rPr>
        <w:t xml:space="preserve"> </w:t>
      </w:r>
      <w:r w:rsidR="002A762D" w:rsidRPr="00F43CD3">
        <w:rPr>
          <w:lang w:val="en-US"/>
        </w:rPr>
        <w:t xml:space="preserve">The oldest </w:t>
      </w:r>
      <w:r w:rsidR="00D21632" w:rsidRPr="00F43CD3">
        <w:rPr>
          <w:lang w:val="en-US"/>
        </w:rPr>
        <w:t xml:space="preserve">and </w:t>
      </w:r>
      <w:r w:rsidR="002A762D" w:rsidRPr="00F43CD3">
        <w:rPr>
          <w:lang w:val="en-US"/>
        </w:rPr>
        <w:t xml:space="preserve">most complete manuscript of the </w:t>
      </w:r>
      <w:r w:rsidR="00D574FA" w:rsidRPr="00F43CD3">
        <w:rPr>
          <w:lang w:val="en-US"/>
        </w:rPr>
        <w:t xml:space="preserve">Old Norwegian </w:t>
      </w:r>
      <w:del w:id="1" w:author="Seán Vrieland" w:date="2023-08-09T11:42:00Z">
        <w:r w:rsidR="002A762D" w:rsidRPr="008A3683" w:rsidDel="008A3683">
          <w:rPr>
            <w:i/>
            <w:lang w:val="en-US"/>
            <w:rPrChange w:id="2" w:author="Seán Vrieland" w:date="2023-08-09T11:41:00Z">
              <w:rPr>
                <w:lang w:val="en-US"/>
              </w:rPr>
            </w:rPrChange>
          </w:rPr>
          <w:delText>King’s mirror</w:delText>
        </w:r>
      </w:del>
      <w:ins w:id="3" w:author="Seán Vrieland" w:date="2023-08-09T11:42:00Z">
        <w:r w:rsidR="008A3683">
          <w:rPr>
            <w:i/>
            <w:lang w:val="en-US"/>
          </w:rPr>
          <w:t>Konungs skuggsjá</w:t>
        </w:r>
      </w:ins>
      <w:r w:rsidR="00D574FA" w:rsidRPr="00F43CD3">
        <w:rPr>
          <w:lang w:val="en-US"/>
        </w:rPr>
        <w:t xml:space="preserve">, </w:t>
      </w:r>
      <w:r w:rsidR="0021210D" w:rsidRPr="00F43CD3">
        <w:rPr>
          <w:lang w:val="en-US"/>
        </w:rPr>
        <w:t>AM 243 b</w:t>
      </w:r>
      <w:r w:rsidR="00F70F87" w:rsidRPr="00F43CD3">
        <w:rPr>
          <w:lang w:val="en-US"/>
        </w:rPr>
        <w:t>α</w:t>
      </w:r>
      <w:r w:rsidR="0021210D" w:rsidRPr="00F43CD3">
        <w:rPr>
          <w:lang w:val="en-US"/>
        </w:rPr>
        <w:t xml:space="preserve"> fol.</w:t>
      </w:r>
      <w:r w:rsidR="008F596C" w:rsidRPr="00F43CD3">
        <w:rPr>
          <w:lang w:val="en-US"/>
        </w:rPr>
        <w:t>,</w:t>
      </w:r>
      <w:r w:rsidR="00F9599C" w:rsidRPr="00F43CD3">
        <w:rPr>
          <w:lang w:val="en-US"/>
        </w:rPr>
        <w:t xml:space="preserve"> </w:t>
      </w:r>
      <w:r w:rsidR="004E6616" w:rsidRPr="00F43CD3">
        <w:rPr>
          <w:lang w:val="en-US"/>
        </w:rPr>
        <w:t xml:space="preserve">offers a </w:t>
      </w:r>
      <w:r w:rsidR="001365BA" w:rsidRPr="00F43CD3">
        <w:rPr>
          <w:lang w:val="en-US"/>
        </w:rPr>
        <w:t xml:space="preserve">treasure trove of knowledge on various subjects. </w:t>
      </w:r>
      <w:r w:rsidR="002057CF" w:rsidRPr="00F43CD3">
        <w:rPr>
          <w:lang w:val="en-US"/>
        </w:rPr>
        <w:t>This</w:t>
      </w:r>
      <w:r w:rsidR="00F9599C" w:rsidRPr="00F43CD3">
        <w:rPr>
          <w:lang w:val="en-US"/>
        </w:rPr>
        <w:t xml:space="preserve"> comprehensive encyclop</w:t>
      </w:r>
      <w:ins w:id="4" w:author="Seán Vrieland" w:date="2023-08-09T11:43:00Z">
        <w:r w:rsidR="008A3683">
          <w:rPr>
            <w:lang w:val="en-US"/>
          </w:rPr>
          <w:t>a</w:t>
        </w:r>
      </w:ins>
      <w:r w:rsidR="00F9599C" w:rsidRPr="00F43CD3">
        <w:rPr>
          <w:lang w:val="en-US"/>
        </w:rPr>
        <w:t xml:space="preserve">edic and didactic work </w:t>
      </w:r>
      <w:r w:rsidR="00196C4D" w:rsidRPr="00F43CD3">
        <w:rPr>
          <w:lang w:val="en-US"/>
        </w:rPr>
        <w:t xml:space="preserve">can be hard to navigate through, and thus </w:t>
      </w:r>
      <w:r w:rsidR="0052689E" w:rsidRPr="00F43CD3">
        <w:rPr>
          <w:lang w:val="en-US"/>
        </w:rPr>
        <w:t xml:space="preserve">AM 243 </w:t>
      </w:r>
      <w:r w:rsidR="00A71E24" w:rsidRPr="001C653E">
        <w:rPr>
          <w:rFonts w:cs="Arial"/>
          <w:color w:val="000000"/>
          <w:lang w:val="en-GB" w:eastAsia="nb-NO"/>
        </w:rPr>
        <w:t xml:space="preserve">bα fol. </w:t>
      </w:r>
      <w:r w:rsidR="00196C4D" w:rsidRPr="00F43CD3">
        <w:rPr>
          <w:lang w:val="en-US"/>
        </w:rPr>
        <w:t xml:space="preserve">bears witness to the intense interaction of </w:t>
      </w:r>
      <w:r w:rsidR="0052689E" w:rsidRPr="00F43CD3">
        <w:rPr>
          <w:lang w:val="en-US"/>
        </w:rPr>
        <w:t>later readers with this manuscript</w:t>
      </w:r>
      <w:r w:rsidR="000A2E2A" w:rsidRPr="00F43CD3">
        <w:rPr>
          <w:lang w:val="en-US"/>
        </w:rPr>
        <w:t xml:space="preserve"> to </w:t>
      </w:r>
      <w:r w:rsidR="00F9599C" w:rsidRPr="00F43CD3">
        <w:rPr>
          <w:lang w:val="en-US"/>
        </w:rPr>
        <w:t xml:space="preserve">find </w:t>
      </w:r>
      <w:r w:rsidR="00B55AF2" w:rsidRPr="00F43CD3">
        <w:rPr>
          <w:lang w:val="en-US"/>
        </w:rPr>
        <w:t>their</w:t>
      </w:r>
      <w:r w:rsidR="005F2E5F" w:rsidRPr="00F43CD3">
        <w:rPr>
          <w:lang w:val="en-US"/>
        </w:rPr>
        <w:t xml:space="preserve"> </w:t>
      </w:r>
      <w:r w:rsidR="00F9599C" w:rsidRPr="00F43CD3">
        <w:rPr>
          <w:lang w:val="en-US"/>
        </w:rPr>
        <w:t>way through natural wonders, mirabilia</w:t>
      </w:r>
      <w:r w:rsidR="00106EF9">
        <w:rPr>
          <w:lang w:val="en-US"/>
        </w:rPr>
        <w:t>,</w:t>
      </w:r>
      <w:r w:rsidR="00F9599C" w:rsidRPr="00F43CD3">
        <w:rPr>
          <w:lang w:val="en-US"/>
        </w:rPr>
        <w:t xml:space="preserve"> and lectures o</w:t>
      </w:r>
      <w:r w:rsidR="00E0363C">
        <w:rPr>
          <w:lang w:val="en-US"/>
        </w:rPr>
        <w:t>n</w:t>
      </w:r>
      <w:r w:rsidR="00F9599C" w:rsidRPr="00F43CD3">
        <w:rPr>
          <w:lang w:val="en-US"/>
        </w:rPr>
        <w:t xml:space="preserve"> the court</w:t>
      </w:r>
      <w:r w:rsidR="00B55AF2" w:rsidRPr="00F43CD3">
        <w:rPr>
          <w:lang w:val="en-US"/>
        </w:rPr>
        <w:t>.</w:t>
      </w:r>
    </w:p>
    <w:p w14:paraId="0CB2C3BA" w14:textId="345A9CFA" w:rsidR="00F22ADC" w:rsidRPr="008428C4" w:rsidRDefault="00F22ADC" w:rsidP="008428C4">
      <w:pPr>
        <w:pStyle w:val="Heading2"/>
        <w:numPr>
          <w:ilvl w:val="0"/>
          <w:numId w:val="0"/>
        </w:numPr>
        <w:spacing w:line="360" w:lineRule="auto"/>
      </w:pPr>
      <w:r w:rsidRPr="008428C4">
        <w:t>The King’s mirror</w:t>
      </w:r>
    </w:p>
    <w:p w14:paraId="5B9BB802" w14:textId="77777777" w:rsidR="00F30C4F" w:rsidRDefault="00E0403E" w:rsidP="00D3429C">
      <w:pPr>
        <w:jc w:val="both"/>
        <w:rPr>
          <w:ins w:id="5" w:author="Sean Vrieland" w:date="2023-10-30T20:03:00Z"/>
          <w:lang w:val="en-US"/>
        </w:rPr>
      </w:pPr>
      <w:del w:id="6" w:author="Seán Vrieland" w:date="2023-08-09T11:42:00Z">
        <w:r w:rsidDel="008A3683">
          <w:rPr>
            <w:lang w:val="en-US"/>
          </w:rPr>
          <w:delText xml:space="preserve">The </w:delText>
        </w:r>
        <w:r w:rsidR="00F84285" w:rsidDel="008A3683">
          <w:rPr>
            <w:lang w:val="en-US"/>
          </w:rPr>
          <w:delText>King’s mirror (on.</w:delText>
        </w:r>
        <w:r w:rsidDel="008A3683">
          <w:rPr>
            <w:lang w:val="en-US"/>
          </w:rPr>
          <w:delText xml:space="preserve"> </w:delText>
        </w:r>
      </w:del>
      <w:r w:rsidR="00D97801" w:rsidRPr="00F84285">
        <w:rPr>
          <w:i/>
          <w:iCs/>
          <w:lang w:val="en-US"/>
        </w:rPr>
        <w:t>Konungs skuggsjá</w:t>
      </w:r>
      <w:ins w:id="7" w:author="Seán Vrieland" w:date="2023-08-09T11:42:00Z">
        <w:r w:rsidR="008A3683">
          <w:rPr>
            <w:i/>
            <w:iCs/>
            <w:lang w:val="en-US"/>
          </w:rPr>
          <w:t xml:space="preserve"> </w:t>
        </w:r>
        <w:r w:rsidR="008A3683">
          <w:rPr>
            <w:iCs/>
            <w:lang w:val="en-US"/>
          </w:rPr>
          <w:t>or “The King’s Mirror”</w:t>
        </w:r>
      </w:ins>
      <w:del w:id="8" w:author="Seán Vrieland" w:date="2023-08-09T11:42:00Z">
        <w:r w:rsidR="00E03AF7" w:rsidRPr="00E03AF7" w:rsidDel="008A3683">
          <w:rPr>
            <w:lang w:val="en-US"/>
          </w:rPr>
          <w:delText>,</w:delText>
        </w:r>
      </w:del>
      <w:r w:rsidR="00E03AF7" w:rsidRPr="00E03AF7">
        <w:rPr>
          <w:lang w:val="en-US"/>
        </w:rPr>
        <w:t xml:space="preserve"> </w:t>
      </w:r>
      <w:ins w:id="9" w:author="Seán Vrieland" w:date="2023-08-09T11:42:00Z">
        <w:r w:rsidR="008A3683">
          <w:rPr>
            <w:lang w:val="en-US"/>
          </w:rPr>
          <w:t>(in Latin</w:t>
        </w:r>
      </w:ins>
      <w:del w:id="10" w:author="Seán Vrieland" w:date="2023-08-09T11:42:00Z">
        <w:r w:rsidR="00E03AF7" w:rsidRPr="00E03AF7" w:rsidDel="008A3683">
          <w:rPr>
            <w:lang w:val="en-US"/>
          </w:rPr>
          <w:delText>lat.</w:delText>
        </w:r>
      </w:del>
      <w:r w:rsidR="00E03AF7">
        <w:rPr>
          <w:i/>
          <w:iCs/>
          <w:lang w:val="en-US"/>
        </w:rPr>
        <w:t xml:space="preserve"> Speculum regale</w:t>
      </w:r>
      <w:r w:rsidR="00F84285">
        <w:rPr>
          <w:lang w:val="en-US"/>
        </w:rPr>
        <w:t>)</w:t>
      </w:r>
      <w:r w:rsidR="00D97801" w:rsidRPr="00D97801">
        <w:rPr>
          <w:lang w:val="en-US"/>
        </w:rPr>
        <w:t xml:space="preserve"> is</w:t>
      </w:r>
      <w:r>
        <w:rPr>
          <w:lang w:val="en-US"/>
        </w:rPr>
        <w:t xml:space="preserve"> </w:t>
      </w:r>
      <w:r w:rsidR="002E186B">
        <w:rPr>
          <w:lang w:val="en-US"/>
        </w:rPr>
        <w:t>a</w:t>
      </w:r>
      <w:ins w:id="11" w:author="Seán Vrieland" w:date="2023-08-09T11:42:00Z">
        <w:r w:rsidR="008A3683">
          <w:rPr>
            <w:lang w:val="en-US"/>
          </w:rPr>
          <w:t>n extraordinary</w:t>
        </w:r>
      </w:ins>
      <w:r w:rsidR="00D97801">
        <w:rPr>
          <w:lang w:val="en-US"/>
        </w:rPr>
        <w:t xml:space="preserve"> historical and </w:t>
      </w:r>
      <w:commentRangeStart w:id="12"/>
      <w:r w:rsidR="00D97801">
        <w:rPr>
          <w:lang w:val="en-US"/>
        </w:rPr>
        <w:t>encyclop</w:t>
      </w:r>
      <w:ins w:id="13" w:author="Seán Vrieland" w:date="2023-08-09T11:43:00Z">
        <w:r w:rsidR="008A3683">
          <w:rPr>
            <w:lang w:val="en-US"/>
          </w:rPr>
          <w:t>a</w:t>
        </w:r>
      </w:ins>
      <w:r w:rsidR="00D97801">
        <w:rPr>
          <w:lang w:val="en-US"/>
        </w:rPr>
        <w:t>edic</w:t>
      </w:r>
      <w:commentRangeEnd w:id="12"/>
      <w:r w:rsidR="008A3683">
        <w:rPr>
          <w:rStyle w:val="CommentReference"/>
        </w:rPr>
        <w:commentReference w:id="12"/>
      </w:r>
      <w:r w:rsidR="00D97801">
        <w:rPr>
          <w:lang w:val="en-US"/>
        </w:rPr>
        <w:t xml:space="preserve"> </w:t>
      </w:r>
      <w:commentRangeStart w:id="14"/>
      <w:del w:id="15" w:author="Seán Vrieland" w:date="2023-08-09T11:42:00Z">
        <w:r w:rsidR="00D97801" w:rsidDel="008A3683">
          <w:rPr>
            <w:lang w:val="en-US"/>
          </w:rPr>
          <w:delText xml:space="preserve">extra-ordinary </w:delText>
        </w:r>
      </w:del>
      <w:del w:id="16" w:author="Seán Vrieland" w:date="2023-08-09T11:43:00Z">
        <w:r w:rsidR="00D97801" w:rsidDel="008A3683">
          <w:rPr>
            <w:lang w:val="en-US"/>
          </w:rPr>
          <w:delText>work</w:delText>
        </w:r>
      </w:del>
      <w:ins w:id="17" w:author="Seán Vrieland" w:date="2023-08-09T11:43:00Z">
        <w:r w:rsidR="008A3683">
          <w:rPr>
            <w:lang w:val="en-US"/>
          </w:rPr>
          <w:t>text</w:t>
        </w:r>
      </w:ins>
      <w:r w:rsidR="002E186B">
        <w:rPr>
          <w:lang w:val="en-US"/>
        </w:rPr>
        <w:t xml:space="preserve"> </w:t>
      </w:r>
      <w:commentRangeEnd w:id="14"/>
      <w:r w:rsidR="008A3683">
        <w:rPr>
          <w:rStyle w:val="CommentReference"/>
        </w:rPr>
        <w:commentReference w:id="14"/>
      </w:r>
      <w:r w:rsidR="002E186B">
        <w:rPr>
          <w:lang w:val="en-US"/>
        </w:rPr>
        <w:t>that</w:t>
      </w:r>
      <w:r w:rsidR="009D2A66">
        <w:rPr>
          <w:lang w:val="en-US"/>
        </w:rPr>
        <w:t xml:space="preserve"> </w:t>
      </w:r>
      <w:r w:rsidR="00C746AA" w:rsidRPr="00C746AA">
        <w:rPr>
          <w:lang w:val="en-US"/>
        </w:rPr>
        <w:t xml:space="preserve">is considered one of the main works of Norwegian mediaeval literature. </w:t>
      </w:r>
      <w:r w:rsidR="002A3953" w:rsidRPr="00C746AA">
        <w:rPr>
          <w:lang w:val="en-US"/>
        </w:rPr>
        <w:t xml:space="preserve">The text addresses </w:t>
      </w:r>
      <w:ins w:id="18" w:author="Seán Vrieland" w:date="2023-08-09T11:44:00Z">
        <w:r w:rsidR="008A3683">
          <w:rPr>
            <w:lang w:val="en-US"/>
          </w:rPr>
          <w:t xml:space="preserve">the most </w:t>
        </w:r>
      </w:ins>
      <w:r w:rsidR="002A3953" w:rsidRPr="00C746AA">
        <w:rPr>
          <w:lang w:val="en-US"/>
        </w:rPr>
        <w:t>important issues</w:t>
      </w:r>
      <w:ins w:id="19" w:author="Seán Vrieland" w:date="2023-08-09T11:44:00Z">
        <w:r w:rsidR="008A3683">
          <w:rPr>
            <w:lang w:val="en-US"/>
          </w:rPr>
          <w:t xml:space="preserve"> of mediaeval society, such as</w:t>
        </w:r>
      </w:ins>
      <w:del w:id="20" w:author="Seán Vrieland" w:date="2023-08-09T11:44:00Z">
        <w:r w:rsidR="002A3953" w:rsidRPr="00C746AA" w:rsidDel="008A3683">
          <w:rPr>
            <w:lang w:val="en-US"/>
          </w:rPr>
          <w:delText xml:space="preserve"> concerning the work</w:delText>
        </w:r>
      </w:del>
      <w:ins w:id="21" w:author="Seán Vrieland" w:date="2023-08-09T11:44:00Z">
        <w:r w:rsidR="008A3683">
          <w:rPr>
            <w:lang w:val="en-US"/>
          </w:rPr>
          <w:t xml:space="preserve"> the tasks</w:t>
        </w:r>
      </w:ins>
      <w:r w:rsidR="002A3953" w:rsidRPr="00C746AA">
        <w:rPr>
          <w:lang w:val="en-US"/>
        </w:rPr>
        <w:t xml:space="preserve"> of a merchant, the duties of a king and his court, </w:t>
      </w:r>
      <w:del w:id="22" w:author="Seán Vrieland" w:date="2023-08-09T11:44:00Z">
        <w:r w:rsidR="002A3953" w:rsidDel="008A3683">
          <w:rPr>
            <w:lang w:val="en-US"/>
          </w:rPr>
          <w:delText>as well as</w:delText>
        </w:r>
      </w:del>
      <w:ins w:id="23" w:author="Seán Vrieland" w:date="2023-08-09T11:44:00Z">
        <w:r w:rsidR="008A3683">
          <w:rPr>
            <w:lang w:val="en-US"/>
          </w:rPr>
          <w:t>and</w:t>
        </w:r>
      </w:ins>
      <w:r w:rsidR="002A3953" w:rsidRPr="00C746AA">
        <w:rPr>
          <w:lang w:val="en-US"/>
        </w:rPr>
        <w:t xml:space="preserve"> the</w:t>
      </w:r>
      <w:r w:rsidR="00B774D5">
        <w:rPr>
          <w:lang w:val="en-US"/>
        </w:rPr>
        <w:t xml:space="preserve"> role of the</w:t>
      </w:r>
      <w:r w:rsidR="002A3953" w:rsidRPr="00C746AA">
        <w:rPr>
          <w:lang w:val="en-US"/>
        </w:rPr>
        <w:t xml:space="preserve"> church and clergy</w:t>
      </w:r>
      <w:del w:id="24" w:author="Seán Vrieland" w:date="2023-08-09T11:45:00Z">
        <w:r w:rsidR="00A430F3" w:rsidDel="008A3683">
          <w:rPr>
            <w:lang w:val="en-US"/>
          </w:rPr>
          <w:delText xml:space="preserve"> – all carefully examined in separate chapters</w:delText>
        </w:r>
      </w:del>
      <w:r w:rsidR="002A3953">
        <w:rPr>
          <w:lang w:val="en-US"/>
        </w:rPr>
        <w:t xml:space="preserve">. </w:t>
      </w:r>
    </w:p>
    <w:p w14:paraId="7B50DEA2" w14:textId="27329C1C" w:rsidR="00365C7D" w:rsidRDefault="00655800" w:rsidP="00D3429C">
      <w:pPr>
        <w:jc w:val="both"/>
        <w:rPr>
          <w:lang w:val="en-US"/>
        </w:rPr>
      </w:pPr>
      <w:r>
        <w:rPr>
          <w:lang w:val="en-US"/>
        </w:rPr>
        <w:t>Th</w:t>
      </w:r>
      <w:r w:rsidR="00091032">
        <w:rPr>
          <w:lang w:val="en-US"/>
        </w:rPr>
        <w:t>ese</w:t>
      </w:r>
      <w:r w:rsidR="00E2555E">
        <w:rPr>
          <w:lang w:val="en-US"/>
        </w:rPr>
        <w:t xml:space="preserve"> educational</w:t>
      </w:r>
      <w:r w:rsidR="00091032">
        <w:rPr>
          <w:lang w:val="en-US"/>
        </w:rPr>
        <w:t xml:space="preserve"> topics are </w:t>
      </w:r>
      <w:r w:rsidR="00E2555E">
        <w:rPr>
          <w:lang w:val="en-US"/>
        </w:rPr>
        <w:t>presented to the reader through</w:t>
      </w:r>
      <w:r w:rsidR="00E2555E" w:rsidRPr="00E2555E">
        <w:rPr>
          <w:lang w:val="en-US"/>
        </w:rPr>
        <w:t xml:space="preserve"> </w:t>
      </w:r>
      <w:r w:rsidR="00E2555E" w:rsidRPr="00C746AA">
        <w:rPr>
          <w:lang w:val="en-US"/>
        </w:rPr>
        <w:t>a knowledge exchange between</w:t>
      </w:r>
      <w:r w:rsidR="00E2555E">
        <w:rPr>
          <w:lang w:val="en-US"/>
        </w:rPr>
        <w:t xml:space="preserve"> a</w:t>
      </w:r>
      <w:r w:rsidR="00E2555E" w:rsidRPr="00C746AA">
        <w:rPr>
          <w:lang w:val="en-US"/>
        </w:rPr>
        <w:t xml:space="preserve"> father and </w:t>
      </w:r>
      <w:r w:rsidR="00E2555E">
        <w:rPr>
          <w:lang w:val="en-US"/>
        </w:rPr>
        <w:t xml:space="preserve">a </w:t>
      </w:r>
      <w:r w:rsidR="00E2555E" w:rsidRPr="00C746AA">
        <w:rPr>
          <w:lang w:val="en-US"/>
        </w:rPr>
        <w:t>son</w:t>
      </w:r>
      <w:r w:rsidR="00E2555E">
        <w:rPr>
          <w:lang w:val="en-US"/>
        </w:rPr>
        <w:t xml:space="preserve"> in the form of a dialogue</w:t>
      </w:r>
      <w:r w:rsidR="00515FDB">
        <w:rPr>
          <w:lang w:val="en-US"/>
        </w:rPr>
        <w:t xml:space="preserve">. </w:t>
      </w:r>
      <w:commentRangeStart w:id="25"/>
      <w:r w:rsidR="00C17CB4">
        <w:rPr>
          <w:lang w:val="en-US"/>
        </w:rPr>
        <w:t xml:space="preserve">The </w:t>
      </w:r>
      <w:r w:rsidR="00C37AA5" w:rsidRPr="00C746AA">
        <w:rPr>
          <w:lang w:val="en-US"/>
        </w:rPr>
        <w:t xml:space="preserve">contrived conversational </w:t>
      </w:r>
      <w:r w:rsidR="00C17CB4" w:rsidRPr="000B79D1">
        <w:rPr>
          <w:lang w:val="en-US"/>
        </w:rPr>
        <w:t>form</w:t>
      </w:r>
      <w:r w:rsidR="00751D20">
        <w:rPr>
          <w:lang w:val="en-US"/>
        </w:rPr>
        <w:t>at</w:t>
      </w:r>
      <w:r w:rsidR="00B43FA3">
        <w:rPr>
          <w:lang w:val="en-US"/>
        </w:rPr>
        <w:t xml:space="preserve"> </w:t>
      </w:r>
      <w:r w:rsidR="00C17CB4">
        <w:rPr>
          <w:lang w:val="en-US"/>
        </w:rPr>
        <w:t>is</w:t>
      </w:r>
      <w:r w:rsidR="00C17CB4" w:rsidRPr="000B79D1">
        <w:rPr>
          <w:lang w:val="en-US"/>
        </w:rPr>
        <w:t xml:space="preserve"> not </w:t>
      </w:r>
      <w:r w:rsidR="0072641A">
        <w:rPr>
          <w:lang w:val="en-US"/>
        </w:rPr>
        <w:t>uncommon for this kind of literary work</w:t>
      </w:r>
      <w:r w:rsidR="00C17CB4" w:rsidRPr="000B79D1">
        <w:rPr>
          <w:lang w:val="en-US"/>
        </w:rPr>
        <w:t>,</w:t>
      </w:r>
      <w:r w:rsidR="00AB36E3">
        <w:rPr>
          <w:lang w:val="en-US"/>
        </w:rPr>
        <w:t xml:space="preserve"> as it follows </w:t>
      </w:r>
      <w:r w:rsidR="006913BB">
        <w:rPr>
          <w:lang w:val="en-US"/>
        </w:rPr>
        <w:t xml:space="preserve">the well-established </w:t>
      </w:r>
      <w:r w:rsidR="006913BB" w:rsidRPr="00C746AA">
        <w:rPr>
          <w:lang w:val="en-US"/>
        </w:rPr>
        <w:t xml:space="preserve">frame </w:t>
      </w:r>
      <w:r w:rsidR="005633BD">
        <w:rPr>
          <w:lang w:val="en-US"/>
        </w:rPr>
        <w:t>for</w:t>
      </w:r>
      <w:r w:rsidR="00AB36E3">
        <w:rPr>
          <w:lang w:val="en-US"/>
        </w:rPr>
        <w:t xml:space="preserve"> instructional texts in the Middle Ages</w:t>
      </w:r>
      <w:r w:rsidR="00C17CB4" w:rsidRPr="00C746AA">
        <w:rPr>
          <w:lang w:val="en-US"/>
        </w:rPr>
        <w:t xml:space="preserve"> (</w:t>
      </w:r>
      <w:r w:rsidR="001A3DDD">
        <w:rPr>
          <w:lang w:val="en-US"/>
        </w:rPr>
        <w:t xml:space="preserve">known as </w:t>
      </w:r>
      <w:r w:rsidR="00C17CB4" w:rsidRPr="00C746AA">
        <w:rPr>
          <w:lang w:val="en-US"/>
        </w:rPr>
        <w:t xml:space="preserve">‘Lehrdialog’; cf. e.g. </w:t>
      </w:r>
      <w:r w:rsidR="00C17CB4" w:rsidRPr="00B43FA3">
        <w:rPr>
          <w:i/>
          <w:iCs/>
          <w:lang w:val="en-US"/>
        </w:rPr>
        <w:t>Elucidarius</w:t>
      </w:r>
      <w:r w:rsidR="00C17CB4" w:rsidRPr="00C746AA">
        <w:rPr>
          <w:lang w:val="en-US"/>
        </w:rPr>
        <w:t xml:space="preserve">, </w:t>
      </w:r>
      <w:r w:rsidR="00C17CB4" w:rsidRPr="00B43FA3">
        <w:rPr>
          <w:i/>
          <w:iCs/>
          <w:lang w:val="en-US"/>
        </w:rPr>
        <w:t>Hortus deliciarum</w:t>
      </w:r>
      <w:r w:rsidR="00C17CB4" w:rsidRPr="00C746AA">
        <w:rPr>
          <w:lang w:val="en-US"/>
        </w:rPr>
        <w:t xml:space="preserve">, </w:t>
      </w:r>
      <w:r w:rsidR="00C17CB4" w:rsidRPr="00B43FA3">
        <w:rPr>
          <w:i/>
          <w:iCs/>
          <w:lang w:val="en-US"/>
        </w:rPr>
        <w:t>Le Livre de Sidrac</w:t>
      </w:r>
      <w:r w:rsidR="00C17CB4" w:rsidRPr="00C746AA">
        <w:rPr>
          <w:lang w:val="en-US"/>
        </w:rPr>
        <w:t>)</w:t>
      </w:r>
      <w:commentRangeEnd w:id="25"/>
      <w:r w:rsidR="008A3683">
        <w:rPr>
          <w:rStyle w:val="CommentReference"/>
        </w:rPr>
        <w:commentReference w:id="25"/>
      </w:r>
      <w:r w:rsidR="00FF09EE">
        <w:rPr>
          <w:lang w:val="en-US"/>
        </w:rPr>
        <w:t>.</w:t>
      </w:r>
      <w:r w:rsidR="002A3953">
        <w:rPr>
          <w:lang w:val="en-US"/>
        </w:rPr>
        <w:t xml:space="preserve"> </w:t>
      </w:r>
      <w:commentRangeStart w:id="26"/>
      <w:r w:rsidR="00C17CB4" w:rsidRPr="00C746AA">
        <w:rPr>
          <w:lang w:val="en-US"/>
        </w:rPr>
        <w:t xml:space="preserve">However, </w:t>
      </w:r>
      <w:r w:rsidR="00527C5C" w:rsidRPr="00C746AA">
        <w:rPr>
          <w:lang w:val="en-US"/>
        </w:rPr>
        <w:t>t</w:t>
      </w:r>
      <w:r w:rsidR="004166E5">
        <w:rPr>
          <w:lang w:val="en-US"/>
        </w:rPr>
        <w:t>he t</w:t>
      </w:r>
      <w:r w:rsidR="00527C5C" w:rsidRPr="00C746AA">
        <w:rPr>
          <w:lang w:val="en-US"/>
        </w:rPr>
        <w:t xml:space="preserve">ext of </w:t>
      </w:r>
      <w:r w:rsidR="00527C5C" w:rsidRPr="00F84285">
        <w:rPr>
          <w:i/>
          <w:iCs/>
          <w:lang w:val="en-US"/>
        </w:rPr>
        <w:t>Konungs skuggsjá</w:t>
      </w:r>
      <w:r w:rsidR="00523F15">
        <w:rPr>
          <w:lang w:val="en-US"/>
        </w:rPr>
        <w:t xml:space="preserve"> </w:t>
      </w:r>
      <w:r w:rsidR="002E7A4A">
        <w:rPr>
          <w:lang w:val="en-US"/>
        </w:rPr>
        <w:t xml:space="preserve">does not only </w:t>
      </w:r>
      <w:r w:rsidR="004D675E">
        <w:rPr>
          <w:lang w:val="en-US"/>
        </w:rPr>
        <w:t>adhere to</w:t>
      </w:r>
      <w:r w:rsidR="00590728">
        <w:rPr>
          <w:lang w:val="en-US"/>
        </w:rPr>
        <w:t xml:space="preserve"> this tradition but </w:t>
      </w:r>
      <w:r w:rsidR="00C92583">
        <w:rPr>
          <w:lang w:val="en-US"/>
        </w:rPr>
        <w:t>goes</w:t>
      </w:r>
      <w:r w:rsidR="00C92583" w:rsidRPr="00C92583">
        <w:rPr>
          <w:lang w:val="en-US"/>
        </w:rPr>
        <w:t xml:space="preserve"> </w:t>
      </w:r>
      <w:r w:rsidR="00C92583">
        <w:rPr>
          <w:lang w:val="en-US"/>
        </w:rPr>
        <w:t xml:space="preserve">beyond </w:t>
      </w:r>
      <w:r w:rsidR="001443C3">
        <w:rPr>
          <w:lang w:val="en-US"/>
        </w:rPr>
        <w:t>it</w:t>
      </w:r>
      <w:r w:rsidR="004322D0">
        <w:rPr>
          <w:lang w:val="en-US"/>
        </w:rPr>
        <w:t xml:space="preserve"> by</w:t>
      </w:r>
      <w:r w:rsidR="00590728">
        <w:rPr>
          <w:lang w:val="en-US"/>
        </w:rPr>
        <w:t xml:space="preserve"> </w:t>
      </w:r>
      <w:r w:rsidR="00FB4C34">
        <w:rPr>
          <w:lang w:val="en-US"/>
        </w:rPr>
        <w:t xml:space="preserve">incorporating elaborate recursiveness </w:t>
      </w:r>
      <w:r w:rsidR="0063167A">
        <w:rPr>
          <w:lang w:val="en-US"/>
        </w:rPr>
        <w:t>in its questions and answers</w:t>
      </w:r>
      <w:r w:rsidR="00FB4C34">
        <w:rPr>
          <w:lang w:val="en-US"/>
        </w:rPr>
        <w:t>.</w:t>
      </w:r>
      <w:commentRangeEnd w:id="26"/>
      <w:r w:rsidR="008A3683">
        <w:rPr>
          <w:rStyle w:val="CommentReference"/>
        </w:rPr>
        <w:commentReference w:id="26"/>
      </w:r>
    </w:p>
    <w:p w14:paraId="4C59C58E" w14:textId="7A7F55DB" w:rsidR="00722862" w:rsidRPr="00D3429C" w:rsidRDefault="00463B57" w:rsidP="00D3429C">
      <w:pPr>
        <w:jc w:val="both"/>
        <w:rPr>
          <w:lang w:val="en-US"/>
        </w:rPr>
      </w:pPr>
      <w:commentRangeStart w:id="27"/>
      <w:r w:rsidRPr="00D3429C">
        <w:rPr>
          <w:lang w:val="en-US"/>
        </w:rPr>
        <w:t xml:space="preserve">The text of </w:t>
      </w:r>
      <w:r w:rsidRPr="00D3429C">
        <w:rPr>
          <w:i/>
          <w:iCs/>
          <w:lang w:val="en-US"/>
        </w:rPr>
        <w:t>Konungs skuggsjá</w:t>
      </w:r>
      <w:r w:rsidR="00C746AA" w:rsidRPr="00D3429C">
        <w:rPr>
          <w:lang w:val="en-US"/>
        </w:rPr>
        <w:t xml:space="preserve"> has been the object of </w:t>
      </w:r>
      <w:r w:rsidR="00290ABC">
        <w:rPr>
          <w:lang w:val="en-US"/>
        </w:rPr>
        <w:t>numerous</w:t>
      </w:r>
      <w:r w:rsidR="00C746AA" w:rsidRPr="00D3429C">
        <w:rPr>
          <w:lang w:val="en-US"/>
        </w:rPr>
        <w:t xml:space="preserve"> literary and historical research</w:t>
      </w:r>
      <w:r w:rsidR="002A433E">
        <w:rPr>
          <w:lang w:val="en-US"/>
        </w:rPr>
        <w:t xml:space="preserve"> with effort</w:t>
      </w:r>
      <w:r w:rsidR="00290ABC">
        <w:rPr>
          <w:lang w:val="en-US"/>
        </w:rPr>
        <w:t>s</w:t>
      </w:r>
      <w:r w:rsidR="002A433E">
        <w:rPr>
          <w:lang w:val="en-US"/>
        </w:rPr>
        <w:t xml:space="preserve"> to date</w:t>
      </w:r>
      <w:r w:rsidR="00A0111E" w:rsidRPr="00D3429C">
        <w:rPr>
          <w:lang w:val="en-US"/>
        </w:rPr>
        <w:t xml:space="preserve"> </w:t>
      </w:r>
      <w:r w:rsidR="00290ABC">
        <w:rPr>
          <w:lang w:val="en-US"/>
        </w:rPr>
        <w:t>its composition</w:t>
      </w:r>
      <w:r w:rsidR="00A0111E" w:rsidRPr="00D3429C">
        <w:rPr>
          <w:lang w:val="en-US"/>
        </w:rPr>
        <w:t xml:space="preserve"> </w:t>
      </w:r>
      <w:r w:rsidR="00EB6C47">
        <w:rPr>
          <w:lang w:val="en-US"/>
        </w:rPr>
        <w:t>in relation to</w:t>
      </w:r>
      <w:r w:rsidR="00A0111E" w:rsidRPr="00D3429C">
        <w:rPr>
          <w:lang w:val="en-US"/>
        </w:rPr>
        <w:t xml:space="preserve"> other manuscript texts </w:t>
      </w:r>
      <w:r w:rsidR="00D56167" w:rsidRPr="00D3429C">
        <w:rPr>
          <w:lang w:val="en-US"/>
        </w:rPr>
        <w:t>and</w:t>
      </w:r>
      <w:r w:rsidR="00EB6C47">
        <w:rPr>
          <w:lang w:val="en-US"/>
        </w:rPr>
        <w:t xml:space="preserve"> identifying potential sources accessible to its author.</w:t>
      </w:r>
      <w:r w:rsidR="00D56167" w:rsidRPr="00D3429C">
        <w:rPr>
          <w:lang w:val="en-US"/>
        </w:rPr>
        <w:t xml:space="preserve"> </w:t>
      </w:r>
      <w:r w:rsidR="00304F84">
        <w:rPr>
          <w:lang w:val="en-US"/>
        </w:rPr>
        <w:t>I</w:t>
      </w:r>
      <w:r w:rsidR="00231C59">
        <w:rPr>
          <w:lang w:val="en-US"/>
        </w:rPr>
        <w:t xml:space="preserve">nfluences from </w:t>
      </w:r>
      <w:r w:rsidR="00593732">
        <w:rPr>
          <w:lang w:val="en-US"/>
        </w:rPr>
        <w:t xml:space="preserve">other </w:t>
      </w:r>
      <w:r w:rsidR="00693962" w:rsidRPr="00D3429C">
        <w:rPr>
          <w:lang w:val="en-GB"/>
        </w:rPr>
        <w:t xml:space="preserve">educational works </w:t>
      </w:r>
      <w:r w:rsidR="00231C59">
        <w:rPr>
          <w:lang w:val="en-GB"/>
        </w:rPr>
        <w:t xml:space="preserve">and Bible translations like </w:t>
      </w:r>
      <w:r w:rsidR="0096280D">
        <w:rPr>
          <w:lang w:val="en-GB"/>
        </w:rPr>
        <w:t xml:space="preserve">the </w:t>
      </w:r>
      <w:r w:rsidR="00693962" w:rsidRPr="00D3429C">
        <w:rPr>
          <w:i/>
          <w:iCs/>
          <w:lang w:val="en-GB"/>
        </w:rPr>
        <w:t>Vulgate</w:t>
      </w:r>
      <w:r w:rsidR="00304F84">
        <w:rPr>
          <w:lang w:val="en-GB"/>
        </w:rPr>
        <w:t xml:space="preserve"> have been pointed out, however,</w:t>
      </w:r>
      <w:r w:rsidR="00231C59">
        <w:rPr>
          <w:lang w:val="en-GB"/>
        </w:rPr>
        <w:t xml:space="preserve"> </w:t>
      </w:r>
      <w:r w:rsidR="00231C59" w:rsidRPr="00F84285">
        <w:rPr>
          <w:i/>
          <w:iCs/>
          <w:lang w:val="en-US"/>
        </w:rPr>
        <w:t>Konungs skuggsjá</w:t>
      </w:r>
      <w:r w:rsidR="00231C59" w:rsidRPr="00D3429C">
        <w:rPr>
          <w:lang w:val="en-GB"/>
        </w:rPr>
        <w:t xml:space="preserve"> </w:t>
      </w:r>
      <w:r w:rsidR="0004622B">
        <w:rPr>
          <w:lang w:val="en-GB"/>
        </w:rPr>
        <w:t>has been said to be</w:t>
      </w:r>
      <w:r w:rsidR="000B79D1" w:rsidRPr="00D3429C">
        <w:rPr>
          <w:lang w:val="en-GB"/>
        </w:rPr>
        <w:t xml:space="preserve"> “an original work in the vernacular”</w:t>
      </w:r>
      <w:r w:rsidR="00386E41" w:rsidRPr="00D3429C">
        <w:rPr>
          <w:lang w:val="en-GB"/>
        </w:rPr>
        <w:t>.</w:t>
      </w:r>
      <w:commentRangeEnd w:id="27"/>
      <w:r w:rsidR="008A3683">
        <w:rPr>
          <w:rStyle w:val="CommentReference"/>
        </w:rPr>
        <w:commentReference w:id="27"/>
      </w:r>
    </w:p>
    <w:p w14:paraId="7EA6EF85" w14:textId="15152CB6" w:rsidR="005906EA" w:rsidRDefault="005906EA" w:rsidP="00D3429C">
      <w:pPr>
        <w:pStyle w:val="Heading2"/>
        <w:numPr>
          <w:ilvl w:val="0"/>
          <w:numId w:val="0"/>
        </w:numPr>
        <w:spacing w:line="360" w:lineRule="auto"/>
      </w:pPr>
      <w:r>
        <w:t>The Arnamagn</w:t>
      </w:r>
      <w:r w:rsidR="00D3429C">
        <w:t>æa</w:t>
      </w:r>
      <w:r>
        <w:t>n manuscript</w:t>
      </w:r>
    </w:p>
    <w:p w14:paraId="4A70C724" w14:textId="183EC17D" w:rsidR="008A3683" w:rsidRDefault="008A3683" w:rsidP="00AB5DB7">
      <w:pPr>
        <w:spacing w:line="276" w:lineRule="auto"/>
        <w:jc w:val="both"/>
        <w:rPr>
          <w:ins w:id="28" w:author="Seán Vrieland" w:date="2023-08-09T11:52:00Z"/>
          <w:rFonts w:cs="Arial"/>
          <w:color w:val="000000"/>
          <w:lang w:val="en-GB" w:eastAsia="nb-NO"/>
        </w:rPr>
      </w:pPr>
      <w:moveToRangeStart w:id="29" w:author="Seán Vrieland" w:date="2023-08-09T11:49:00Z" w:name="move16330205"/>
      <w:moveTo w:id="30" w:author="Seán Vrieland" w:date="2023-08-09T11:49:00Z">
        <w:del w:id="31" w:author="Seán Vrieland" w:date="2023-08-09T11:49:00Z">
          <w:r w:rsidRPr="008A3683" w:rsidDel="008A3683">
            <w:rPr>
              <w:i/>
              <w:lang w:val="en-GB"/>
              <w:rPrChange w:id="32" w:author="Seán Vrieland" w:date="2023-08-09T11:49:00Z">
                <w:rPr>
                  <w:lang w:val="en-GB"/>
                </w:rPr>
              </w:rPrChange>
            </w:rPr>
            <w:delText>In total this text has</w:delText>
          </w:r>
        </w:del>
      </w:moveTo>
      <w:ins w:id="33" w:author="Seán Vrieland" w:date="2023-08-09T11:49:00Z">
        <w:r>
          <w:rPr>
            <w:i/>
            <w:lang w:val="en-GB"/>
          </w:rPr>
          <w:t>Konungs skuggsj</w:t>
        </w:r>
      </w:ins>
      <w:ins w:id="34" w:author="Seán Vrieland" w:date="2023-08-09T11:50:00Z">
        <w:r>
          <w:rPr>
            <w:i/>
            <w:lang w:val="en-GB"/>
          </w:rPr>
          <w:t>á</w:t>
        </w:r>
      </w:ins>
      <w:moveTo w:id="35" w:author="Seán Vrieland" w:date="2023-08-09T11:49:00Z">
        <w:r>
          <w:rPr>
            <w:lang w:val="en-GB"/>
          </w:rPr>
          <w:t xml:space="preserve"> survive</w:t>
        </w:r>
      </w:moveTo>
      <w:ins w:id="36" w:author="Seán Vrieland" w:date="2023-08-09T11:50:00Z">
        <w:r>
          <w:rPr>
            <w:lang w:val="en-GB"/>
          </w:rPr>
          <w:t>s</w:t>
        </w:r>
      </w:ins>
      <w:moveTo w:id="37" w:author="Seán Vrieland" w:date="2023-08-09T11:49:00Z">
        <w:del w:id="38" w:author="Seán Vrieland" w:date="2023-08-09T11:50:00Z">
          <w:r w:rsidDel="008A3683">
            <w:rPr>
              <w:lang w:val="en-GB"/>
            </w:rPr>
            <w:delText>d</w:delText>
          </w:r>
        </w:del>
        <w:r>
          <w:rPr>
            <w:lang w:val="en-GB"/>
          </w:rPr>
          <w:t xml:space="preserve"> in </w:t>
        </w:r>
        <w:r w:rsidRPr="000B79D1">
          <w:rPr>
            <w:rFonts w:cs="Arial"/>
            <w:color w:val="000000"/>
            <w:lang w:val="en-GB" w:eastAsia="nb-NO"/>
          </w:rPr>
          <w:t>around 60 manuscripts</w:t>
        </w:r>
      </w:moveTo>
      <w:ins w:id="39" w:author="Seán Vrieland" w:date="2023-08-09T11:50:00Z">
        <w:r>
          <w:rPr>
            <w:rFonts w:cs="Arial"/>
            <w:color w:val="000000"/>
            <w:lang w:val="en-GB" w:eastAsia="nb-NO"/>
          </w:rPr>
          <w:t xml:space="preserve"> in both Old Norwegian and Old Icelandic</w:t>
        </w:r>
      </w:ins>
      <w:moveTo w:id="40" w:author="Seán Vrieland" w:date="2023-08-09T11:49:00Z">
        <w:r>
          <w:rPr>
            <w:rFonts w:cs="Arial"/>
            <w:color w:val="000000"/>
            <w:lang w:val="en-GB" w:eastAsia="nb-NO"/>
          </w:rPr>
          <w:t xml:space="preserve">, </w:t>
        </w:r>
        <w:del w:id="41" w:author="Seán Vrieland" w:date="2023-08-09T11:50:00Z">
          <w:r w:rsidDel="008A3683">
            <w:rPr>
              <w:rFonts w:cs="Arial"/>
              <w:color w:val="000000"/>
              <w:lang w:val="en-GB" w:eastAsia="nb-NO"/>
            </w:rPr>
            <w:delText xml:space="preserve">encompassing both </w:delText>
          </w:r>
          <w:r w:rsidRPr="000B79D1" w:rsidDel="008A3683">
            <w:rPr>
              <w:rFonts w:cs="Arial"/>
              <w:color w:val="000000"/>
              <w:lang w:val="en-GB" w:eastAsia="nb-NO"/>
            </w:rPr>
            <w:delText>Old Norwegian and Old Icelandic ones</w:delText>
          </w:r>
          <w:r w:rsidDel="008A3683">
            <w:rPr>
              <w:rFonts w:cs="Arial"/>
              <w:color w:val="000000"/>
              <w:lang w:val="en-GB" w:eastAsia="nb-NO"/>
            </w:rPr>
            <w:delText>,</w:delText>
          </w:r>
          <w:r w:rsidRPr="000B79D1" w:rsidDel="008A3683">
            <w:rPr>
              <w:rFonts w:cs="Arial"/>
              <w:color w:val="000000"/>
              <w:lang w:val="en-GB" w:eastAsia="nb-NO"/>
            </w:rPr>
            <w:delText xml:space="preserve"> all of which are of different ages and</w:delText>
          </w:r>
        </w:del>
      </w:moveTo>
      <w:ins w:id="42" w:author="Seán Vrieland" w:date="2023-08-09T11:50:00Z">
        <w:r>
          <w:rPr>
            <w:rFonts w:cs="Arial"/>
            <w:color w:val="000000"/>
            <w:lang w:val="en-GB" w:eastAsia="nb-NO"/>
          </w:rPr>
          <w:t>many of which are</w:t>
        </w:r>
      </w:ins>
      <w:moveTo w:id="43" w:author="Seán Vrieland" w:date="2023-08-09T11:49:00Z">
        <w:r w:rsidRPr="000B79D1">
          <w:rPr>
            <w:rFonts w:cs="Arial"/>
            <w:color w:val="000000"/>
            <w:lang w:val="en-GB" w:eastAsia="nb-NO"/>
          </w:rPr>
          <w:t xml:space="preserve"> fragmentary. </w:t>
        </w:r>
        <w:r>
          <w:rPr>
            <w:rFonts w:cs="Arial"/>
            <w:color w:val="000000"/>
            <w:lang w:val="en-GB" w:eastAsia="nb-NO"/>
          </w:rPr>
          <w:t xml:space="preserve"> </w:t>
        </w:r>
      </w:moveTo>
      <w:moveToRangeEnd w:id="29"/>
      <w:r w:rsidR="00E93793" w:rsidRPr="000B79D1">
        <w:rPr>
          <w:rFonts w:cs="Arial"/>
          <w:color w:val="000000"/>
          <w:lang w:val="en-GB" w:eastAsia="nb-NO"/>
        </w:rPr>
        <w:t xml:space="preserve">The oldest manuscripts </w:t>
      </w:r>
      <w:del w:id="44" w:author="Seán Vrieland" w:date="2023-08-09T11:49:00Z">
        <w:r w:rsidR="00E93793" w:rsidRPr="000B79D1" w:rsidDel="008A3683">
          <w:rPr>
            <w:rFonts w:cs="Arial"/>
            <w:color w:val="000000"/>
            <w:lang w:val="en-GB" w:eastAsia="nb-NO"/>
          </w:rPr>
          <w:delText>containing th</w:delText>
        </w:r>
        <w:r w:rsidR="00E93793" w:rsidDel="008A3683">
          <w:rPr>
            <w:rFonts w:cs="Arial"/>
            <w:color w:val="000000"/>
            <w:lang w:val="en-GB" w:eastAsia="nb-NO"/>
          </w:rPr>
          <w:delText xml:space="preserve">e text </w:delText>
        </w:r>
      </w:del>
      <w:r w:rsidR="00E93793">
        <w:rPr>
          <w:rFonts w:cs="Arial"/>
          <w:color w:val="000000"/>
          <w:lang w:val="en-GB" w:eastAsia="nb-NO"/>
        </w:rPr>
        <w:t xml:space="preserve">of </w:t>
      </w:r>
      <w:r w:rsidR="00E93793" w:rsidRPr="00E93793">
        <w:rPr>
          <w:rFonts w:cs="Arial"/>
          <w:i/>
          <w:iCs/>
          <w:color w:val="000000"/>
          <w:lang w:val="en-GB" w:eastAsia="nb-NO"/>
        </w:rPr>
        <w:t>Konungs skuggsjá</w:t>
      </w:r>
      <w:r w:rsidR="00E93793">
        <w:rPr>
          <w:rFonts w:cs="Arial"/>
          <w:color w:val="000000"/>
          <w:lang w:val="en-GB" w:eastAsia="nb-NO"/>
        </w:rPr>
        <w:t xml:space="preserve"> </w:t>
      </w:r>
      <w:del w:id="45" w:author="Seán Vrieland" w:date="2023-08-09T11:49:00Z">
        <w:r w:rsidR="00E93793" w:rsidRPr="000B79D1" w:rsidDel="008A3683">
          <w:rPr>
            <w:rFonts w:cs="Arial"/>
            <w:color w:val="000000"/>
            <w:lang w:val="en-GB" w:eastAsia="nb-NO"/>
          </w:rPr>
          <w:delText>are all Norwegian and</w:delText>
        </w:r>
      </w:del>
      <w:ins w:id="46" w:author="Seán Vrieland" w:date="2023-08-09T11:49:00Z">
        <w:r>
          <w:rPr>
            <w:rFonts w:cs="Arial"/>
            <w:color w:val="000000"/>
            <w:lang w:val="en-GB" w:eastAsia="nb-NO"/>
          </w:rPr>
          <w:t>were</w:t>
        </w:r>
      </w:ins>
      <w:r w:rsidR="00E93793" w:rsidRPr="000B79D1">
        <w:rPr>
          <w:rFonts w:cs="Arial"/>
          <w:color w:val="000000"/>
          <w:lang w:val="en-GB" w:eastAsia="nb-NO"/>
        </w:rPr>
        <w:t xml:space="preserve"> written</w:t>
      </w:r>
      <w:ins w:id="47" w:author="Seán Vrieland" w:date="2023-08-09T11:49:00Z">
        <w:r>
          <w:rPr>
            <w:rFonts w:cs="Arial"/>
            <w:color w:val="000000"/>
            <w:lang w:val="en-GB" w:eastAsia="nb-NO"/>
          </w:rPr>
          <w:t xml:space="preserve"> in Norway</w:t>
        </w:r>
      </w:ins>
      <w:r w:rsidR="00E93793" w:rsidRPr="000B79D1">
        <w:rPr>
          <w:rFonts w:cs="Arial"/>
          <w:color w:val="000000"/>
          <w:lang w:val="en-GB" w:eastAsia="nb-NO"/>
        </w:rPr>
        <w:t xml:space="preserve"> in the </w:t>
      </w:r>
      <w:r w:rsidR="002147CA">
        <w:rPr>
          <w:rFonts w:cs="Arial"/>
          <w:color w:val="000000"/>
          <w:lang w:val="en-GB" w:eastAsia="nb-NO"/>
        </w:rPr>
        <w:t>latter</w:t>
      </w:r>
      <w:r w:rsidR="00E93793" w:rsidRPr="000B79D1">
        <w:rPr>
          <w:rFonts w:cs="Arial"/>
          <w:color w:val="000000"/>
          <w:lang w:val="en-GB" w:eastAsia="nb-NO"/>
        </w:rPr>
        <w:t xml:space="preserve"> half of the 13th century, while the youngest </w:t>
      </w:r>
      <w:del w:id="48" w:author="Seán Vrieland" w:date="2023-08-09T11:51:00Z">
        <w:r w:rsidR="00E93793" w:rsidRPr="000B79D1" w:rsidDel="008A3683">
          <w:rPr>
            <w:rFonts w:cs="Arial"/>
            <w:color w:val="000000"/>
            <w:lang w:val="en-GB" w:eastAsia="nb-NO"/>
          </w:rPr>
          <w:delText xml:space="preserve">manuscripts </w:delText>
        </w:r>
      </w:del>
      <w:r w:rsidR="00E93793" w:rsidRPr="000B79D1">
        <w:rPr>
          <w:rFonts w:cs="Arial"/>
          <w:color w:val="000000"/>
          <w:lang w:val="en-GB" w:eastAsia="nb-NO"/>
        </w:rPr>
        <w:t>are from</w:t>
      </w:r>
      <w:r w:rsidR="00656D33">
        <w:rPr>
          <w:rFonts w:cs="Arial"/>
          <w:color w:val="000000"/>
          <w:lang w:val="en-GB" w:eastAsia="nb-NO"/>
        </w:rPr>
        <w:t xml:space="preserve"> Iceland </w:t>
      </w:r>
      <w:ins w:id="49" w:author="Seán Vrieland" w:date="2023-08-09T11:51:00Z">
        <w:r>
          <w:rPr>
            <w:rFonts w:cs="Arial"/>
            <w:color w:val="000000"/>
            <w:lang w:val="en-GB" w:eastAsia="nb-NO"/>
          </w:rPr>
          <w:t xml:space="preserve">from </w:t>
        </w:r>
      </w:ins>
      <w:del w:id="50" w:author="Seán Vrieland" w:date="2023-08-09T11:51:00Z">
        <w:r w:rsidR="00656D33" w:rsidDel="008A3683">
          <w:rPr>
            <w:rFonts w:cs="Arial"/>
            <w:color w:val="000000"/>
            <w:lang w:val="en-GB" w:eastAsia="nb-NO"/>
          </w:rPr>
          <w:delText>from</w:delText>
        </w:r>
        <w:r w:rsidR="00E93793" w:rsidRPr="000B79D1" w:rsidDel="008A3683">
          <w:rPr>
            <w:rFonts w:cs="Arial"/>
            <w:color w:val="000000"/>
            <w:lang w:val="en-GB" w:eastAsia="nb-NO"/>
          </w:rPr>
          <w:delText xml:space="preserve"> around</w:delText>
        </w:r>
      </w:del>
      <w:ins w:id="51" w:author="Seán Vrieland" w:date="2023-08-09T11:51:00Z">
        <w:r>
          <w:rPr>
            <w:rFonts w:cs="Arial"/>
            <w:color w:val="000000"/>
            <w:lang w:val="en-GB" w:eastAsia="nb-NO"/>
          </w:rPr>
          <w:t>as late as</w:t>
        </w:r>
      </w:ins>
      <w:r w:rsidR="00E93793" w:rsidRPr="000B79D1">
        <w:rPr>
          <w:rFonts w:cs="Arial"/>
          <w:color w:val="000000"/>
          <w:lang w:val="en-GB" w:eastAsia="nb-NO"/>
        </w:rPr>
        <w:t xml:space="preserve"> 1800. </w:t>
      </w:r>
      <w:moveFromRangeStart w:id="52" w:author="Seán Vrieland" w:date="2023-08-09T11:49:00Z" w:name="move16330205"/>
      <w:moveFrom w:id="53" w:author="Seán Vrieland" w:date="2023-08-09T11:49:00Z">
        <w:del w:id="54" w:author="Seán Vrieland" w:date="2023-08-09T11:51:00Z">
          <w:r w:rsidR="001A59E0" w:rsidDel="008A3683">
            <w:rPr>
              <w:lang w:val="en-GB"/>
            </w:rPr>
            <w:delText xml:space="preserve">In total this text has survived in </w:delText>
          </w:r>
          <w:r w:rsidR="001A59E0" w:rsidRPr="000B79D1" w:rsidDel="008A3683">
            <w:rPr>
              <w:rFonts w:cs="Arial"/>
              <w:color w:val="000000"/>
              <w:lang w:val="en-GB" w:eastAsia="nb-NO"/>
            </w:rPr>
            <w:delText>around 60 manuscripts</w:delText>
          </w:r>
          <w:r w:rsidR="001A59E0" w:rsidDel="008A3683">
            <w:rPr>
              <w:rFonts w:cs="Arial"/>
              <w:color w:val="000000"/>
              <w:lang w:val="en-GB" w:eastAsia="nb-NO"/>
            </w:rPr>
            <w:delText xml:space="preserve">, encompassing both </w:delText>
          </w:r>
          <w:r w:rsidR="001A59E0" w:rsidRPr="000B79D1" w:rsidDel="008A3683">
            <w:rPr>
              <w:rFonts w:cs="Arial"/>
              <w:color w:val="000000"/>
              <w:lang w:val="en-GB" w:eastAsia="nb-NO"/>
            </w:rPr>
            <w:delText>Old Norwegian and Old Icelandic ones</w:delText>
          </w:r>
          <w:r w:rsidR="001A59E0" w:rsidDel="008A3683">
            <w:rPr>
              <w:rFonts w:cs="Arial"/>
              <w:color w:val="000000"/>
              <w:lang w:val="en-GB" w:eastAsia="nb-NO"/>
            </w:rPr>
            <w:delText>,</w:delText>
          </w:r>
          <w:r w:rsidR="001A59E0" w:rsidRPr="000B79D1" w:rsidDel="008A3683">
            <w:rPr>
              <w:rFonts w:cs="Arial"/>
              <w:color w:val="000000"/>
              <w:lang w:val="en-GB" w:eastAsia="nb-NO"/>
            </w:rPr>
            <w:delText xml:space="preserve"> all of which are of different ages and fragmentary. </w:delText>
          </w:r>
          <w:r w:rsidR="001A59E0" w:rsidDel="008A3683">
            <w:rPr>
              <w:rFonts w:cs="Arial"/>
              <w:color w:val="000000"/>
              <w:lang w:val="en-GB" w:eastAsia="nb-NO"/>
            </w:rPr>
            <w:delText xml:space="preserve"> </w:delText>
          </w:r>
        </w:del>
      </w:moveFrom>
      <w:moveFromRangeEnd w:id="52"/>
      <w:del w:id="55" w:author="Seán Vrieland" w:date="2023-08-09T11:51:00Z">
        <w:r w:rsidR="006742A6" w:rsidDel="008A3683">
          <w:rPr>
            <w:rFonts w:cs="Arial"/>
            <w:color w:val="000000"/>
            <w:lang w:val="en-GB" w:eastAsia="nb-NO"/>
          </w:rPr>
          <w:delText xml:space="preserve">Among </w:delText>
        </w:r>
      </w:del>
      <w:ins w:id="56" w:author="Seán Vrieland" w:date="2023-08-09T11:51:00Z">
        <w:del w:id="57" w:author="Seán Vrieland" w:date="2023-08-09T11:49:00Z">
          <w:r w:rsidDel="008A3683">
            <w:rPr>
              <w:lang w:val="en-GB"/>
            </w:rPr>
            <w:delText xml:space="preserve">In total this text has survived in </w:delText>
          </w:r>
          <w:r w:rsidRPr="000B79D1" w:rsidDel="008A3683">
            <w:rPr>
              <w:rFonts w:cs="Arial"/>
              <w:color w:val="000000"/>
              <w:lang w:val="en-GB" w:eastAsia="nb-NO"/>
            </w:rPr>
            <w:delText>around 60 manuscripts</w:delText>
          </w:r>
          <w:r w:rsidDel="008A3683">
            <w:rPr>
              <w:rFonts w:cs="Arial"/>
              <w:color w:val="000000"/>
              <w:lang w:val="en-GB" w:eastAsia="nb-NO"/>
            </w:rPr>
            <w:delText xml:space="preserve">, encompassing both </w:delText>
          </w:r>
          <w:r w:rsidRPr="000B79D1" w:rsidDel="008A3683">
            <w:rPr>
              <w:rFonts w:cs="Arial"/>
              <w:color w:val="000000"/>
              <w:lang w:val="en-GB" w:eastAsia="nb-NO"/>
            </w:rPr>
            <w:delText>Old Norwegian and Old Icelandic ones</w:delText>
          </w:r>
          <w:r w:rsidDel="008A3683">
            <w:rPr>
              <w:rFonts w:cs="Arial"/>
              <w:color w:val="000000"/>
              <w:lang w:val="en-GB" w:eastAsia="nb-NO"/>
            </w:rPr>
            <w:delText>,</w:delText>
          </w:r>
          <w:r w:rsidRPr="000B79D1" w:rsidDel="008A3683">
            <w:rPr>
              <w:rFonts w:cs="Arial"/>
              <w:color w:val="000000"/>
              <w:lang w:val="en-GB" w:eastAsia="nb-NO"/>
            </w:rPr>
            <w:delText xml:space="preserve"> all of which are of different ages and fragmentary. </w:delText>
          </w:r>
          <w:r w:rsidDel="008A3683">
            <w:rPr>
              <w:rFonts w:cs="Arial"/>
              <w:color w:val="000000"/>
              <w:lang w:val="en-GB" w:eastAsia="nb-NO"/>
            </w:rPr>
            <w:delText xml:space="preserve"> </w:delText>
          </w:r>
        </w:del>
        <w:r>
          <w:rPr>
            <w:lang w:val="en-GB"/>
          </w:rPr>
          <w:t>Two of</w:t>
        </w:r>
        <w:r>
          <w:rPr>
            <w:rFonts w:cs="Arial"/>
            <w:color w:val="000000"/>
            <w:lang w:val="en-GB" w:eastAsia="nb-NO"/>
          </w:rPr>
          <w:t xml:space="preserve"> </w:t>
        </w:r>
      </w:ins>
      <w:r w:rsidR="006742A6">
        <w:rPr>
          <w:rFonts w:cs="Arial"/>
          <w:color w:val="000000"/>
          <w:lang w:val="en-GB" w:eastAsia="nb-NO"/>
        </w:rPr>
        <w:t xml:space="preserve">the </w:t>
      </w:r>
      <w:ins w:id="58" w:author="Seán Vrieland" w:date="2023-08-09T11:56:00Z">
        <w:r w:rsidR="009834E3">
          <w:rPr>
            <w:rFonts w:cs="Arial"/>
            <w:color w:val="000000"/>
            <w:lang w:val="en-GB" w:eastAsia="nb-NO"/>
          </w:rPr>
          <w:t xml:space="preserve">oldest </w:t>
        </w:r>
      </w:ins>
      <w:r w:rsidR="006742A6">
        <w:rPr>
          <w:rFonts w:cs="Arial"/>
          <w:color w:val="000000"/>
          <w:lang w:val="en-GB" w:eastAsia="nb-NO"/>
        </w:rPr>
        <w:t>Norwegian manuscripts</w:t>
      </w:r>
      <w:del w:id="59" w:author="Seán Vrieland" w:date="2023-08-09T11:51:00Z">
        <w:r w:rsidR="006742A6" w:rsidDel="008A3683">
          <w:rPr>
            <w:rFonts w:cs="Arial"/>
            <w:color w:val="000000"/>
            <w:lang w:val="en-GB" w:eastAsia="nb-NO"/>
          </w:rPr>
          <w:delText>, two now reside</w:delText>
        </w:r>
        <w:r w:rsidR="00E93793" w:rsidDel="008A3683">
          <w:rPr>
            <w:rFonts w:cs="Arial"/>
            <w:color w:val="000000"/>
            <w:lang w:val="en-GB" w:eastAsia="nb-NO"/>
          </w:rPr>
          <w:delText xml:space="preserve"> at</w:delText>
        </w:r>
      </w:del>
      <w:ins w:id="60" w:author="Seán Vrieland" w:date="2023-08-09T11:51:00Z">
        <w:r>
          <w:rPr>
            <w:rFonts w:cs="Arial"/>
            <w:color w:val="000000"/>
            <w:lang w:val="en-GB" w:eastAsia="nb-NO"/>
          </w:rPr>
          <w:t xml:space="preserve"> are housed in</w:t>
        </w:r>
      </w:ins>
      <w:r w:rsidR="00E93793">
        <w:rPr>
          <w:rFonts w:cs="Arial"/>
          <w:color w:val="000000"/>
          <w:lang w:val="en-GB" w:eastAsia="nb-NO"/>
        </w:rPr>
        <w:t xml:space="preserve"> the Arnamagnæan </w:t>
      </w:r>
      <w:ins w:id="61" w:author="Seán Vrieland" w:date="2023-08-09T11:51:00Z">
        <w:r>
          <w:rPr>
            <w:rFonts w:cs="Arial"/>
            <w:color w:val="000000"/>
            <w:lang w:val="en-GB" w:eastAsia="nb-NO"/>
          </w:rPr>
          <w:t>C</w:t>
        </w:r>
      </w:ins>
      <w:del w:id="62" w:author="Seán Vrieland" w:date="2023-08-09T11:51:00Z">
        <w:r w:rsidR="00E93793" w:rsidDel="008A3683">
          <w:rPr>
            <w:rFonts w:cs="Arial"/>
            <w:color w:val="000000"/>
            <w:lang w:val="en-GB" w:eastAsia="nb-NO"/>
          </w:rPr>
          <w:delText>c</w:delText>
        </w:r>
      </w:del>
      <w:r w:rsidR="00E93793">
        <w:rPr>
          <w:rFonts w:cs="Arial"/>
          <w:color w:val="000000"/>
          <w:lang w:val="en-GB" w:eastAsia="nb-NO"/>
        </w:rPr>
        <w:t>ollection</w:t>
      </w:r>
      <w:ins w:id="63" w:author="Seán Vrieland" w:date="2023-08-09T11:51:00Z">
        <w:r>
          <w:rPr>
            <w:rFonts w:cs="Arial"/>
            <w:color w:val="000000"/>
            <w:lang w:val="en-GB" w:eastAsia="nb-NO"/>
          </w:rPr>
          <w:t xml:space="preserve"> in Copenhange:</w:t>
        </w:r>
      </w:ins>
      <w:r w:rsidR="00E93793">
        <w:rPr>
          <w:rFonts w:cs="Arial"/>
          <w:color w:val="000000"/>
          <w:lang w:val="en-GB" w:eastAsia="nb-NO"/>
        </w:rPr>
        <w:t xml:space="preserve"> </w:t>
      </w:r>
      <w:del w:id="64" w:author="Seán Vrieland" w:date="2023-08-09T11:51:00Z">
        <w:r w:rsidR="00E93793" w:rsidDel="008A3683">
          <w:rPr>
            <w:rFonts w:cs="Arial"/>
            <w:color w:val="000000"/>
            <w:lang w:val="en-GB" w:eastAsia="nb-NO"/>
          </w:rPr>
          <w:delText>(</w:delText>
        </w:r>
      </w:del>
      <w:r w:rsidR="00E93793" w:rsidRPr="001C653E">
        <w:rPr>
          <w:rFonts w:cs="Arial"/>
          <w:color w:val="000000"/>
          <w:lang w:val="en-GB" w:eastAsia="nb-NO"/>
        </w:rPr>
        <w:t xml:space="preserve">AM 243 bα fol. </w:t>
      </w:r>
      <w:r w:rsidR="00E93793">
        <w:rPr>
          <w:rFonts w:cs="Arial"/>
          <w:color w:val="000000"/>
          <w:lang w:val="en-GB" w:eastAsia="nb-NO"/>
        </w:rPr>
        <w:t xml:space="preserve">from ca. 1270 </w:t>
      </w:r>
      <w:r w:rsidR="00E93793" w:rsidRPr="001C653E">
        <w:rPr>
          <w:rFonts w:cs="Arial"/>
          <w:color w:val="000000"/>
          <w:lang w:val="en-GB" w:eastAsia="nb-NO"/>
        </w:rPr>
        <w:t xml:space="preserve">and AM 1056 IX 4to </w:t>
      </w:r>
      <w:r w:rsidR="00E93793">
        <w:rPr>
          <w:rFonts w:cs="Arial"/>
          <w:color w:val="000000"/>
          <w:lang w:val="en-GB" w:eastAsia="nb-NO"/>
        </w:rPr>
        <w:t>from ca. 1300</w:t>
      </w:r>
      <w:del w:id="65" w:author="Seán Vrieland" w:date="2023-08-09T11:52:00Z">
        <w:r w:rsidR="00E93793" w:rsidRPr="001C653E" w:rsidDel="008A3683">
          <w:rPr>
            <w:rFonts w:cs="Arial"/>
            <w:color w:val="000000"/>
            <w:lang w:val="en-GB" w:eastAsia="nb-NO"/>
          </w:rPr>
          <w:delText>)</w:delText>
        </w:r>
      </w:del>
      <w:r w:rsidR="00E93793">
        <w:rPr>
          <w:rFonts w:cs="Arial"/>
          <w:color w:val="000000"/>
          <w:lang w:val="en-GB" w:eastAsia="nb-NO"/>
        </w:rPr>
        <w:t xml:space="preserve">. </w:t>
      </w:r>
    </w:p>
    <w:p w14:paraId="0FB9B7C4" w14:textId="7E4FCD27" w:rsidR="001F3AE7" w:rsidRPr="005474BA" w:rsidRDefault="0046090C" w:rsidP="00AB5DB7">
      <w:pPr>
        <w:spacing w:line="276" w:lineRule="auto"/>
        <w:jc w:val="both"/>
        <w:rPr>
          <w:lang w:val="en-GB"/>
        </w:rPr>
      </w:pPr>
      <w:r>
        <w:rPr>
          <w:rFonts w:cs="Arial"/>
          <w:color w:val="000000"/>
          <w:lang w:val="en-GB" w:eastAsia="nb-NO"/>
        </w:rPr>
        <w:lastRenderedPageBreak/>
        <w:t xml:space="preserve">The manuscript of </w:t>
      </w:r>
      <w:r w:rsidRPr="001C653E">
        <w:rPr>
          <w:rFonts w:cs="Arial"/>
          <w:color w:val="000000"/>
          <w:lang w:val="en-GB" w:eastAsia="nb-NO"/>
        </w:rPr>
        <w:t>AM 243 bα fol</w:t>
      </w:r>
      <w:r>
        <w:rPr>
          <w:rFonts w:cs="Arial"/>
          <w:color w:val="000000"/>
          <w:lang w:val="en-GB" w:eastAsia="nb-NO"/>
        </w:rPr>
        <w:t>. is t</w:t>
      </w:r>
      <w:r w:rsidR="00AB5DB7" w:rsidRPr="000B79D1">
        <w:rPr>
          <w:lang w:val="en-GB"/>
        </w:rPr>
        <w:t xml:space="preserve">he </w:t>
      </w:r>
      <w:del w:id="66" w:author="Sean Vrieland" w:date="2023-10-30T20:05:00Z">
        <w:r w:rsidR="00AB5DB7" w:rsidDel="00F30C4F">
          <w:rPr>
            <w:lang w:val="en-GB"/>
          </w:rPr>
          <w:delText xml:space="preserve">Old Norwegian </w:delText>
        </w:r>
      </w:del>
      <w:r w:rsidR="00AB5DB7" w:rsidRPr="000B79D1">
        <w:rPr>
          <w:lang w:val="en-GB"/>
        </w:rPr>
        <w:t>main manuscript</w:t>
      </w:r>
      <w:ins w:id="67" w:author="Sean Vrieland" w:date="2023-10-30T20:05:00Z">
        <w:r w:rsidR="00F30C4F">
          <w:rPr>
            <w:lang w:val="en-GB"/>
          </w:rPr>
          <w:t xml:space="preserve"> in </w:t>
        </w:r>
        <w:r w:rsidR="00F30C4F">
          <w:rPr>
            <w:lang w:val="en-GB"/>
          </w:rPr>
          <w:t>Old Norwegian</w:t>
        </w:r>
      </w:ins>
      <w:r w:rsidR="00AB5DB7">
        <w:rPr>
          <w:lang w:val="en-GB"/>
        </w:rPr>
        <w:t xml:space="preserve"> </w:t>
      </w:r>
      <w:r w:rsidR="00D3208B">
        <w:rPr>
          <w:lang w:val="en-GB"/>
        </w:rPr>
        <w:t>and</w:t>
      </w:r>
      <w:r w:rsidR="00CA7054">
        <w:rPr>
          <w:lang w:val="en-GB"/>
        </w:rPr>
        <w:t xml:space="preserve"> codex optimus</w:t>
      </w:r>
      <w:r w:rsidR="00D3208B">
        <w:rPr>
          <w:lang w:val="en-GB"/>
        </w:rPr>
        <w:t xml:space="preserve"> </w:t>
      </w:r>
      <w:r w:rsidR="00AB5DB7">
        <w:rPr>
          <w:lang w:val="en-GB"/>
        </w:rPr>
        <w:t xml:space="preserve">of </w:t>
      </w:r>
      <w:r w:rsidRPr="0046090C">
        <w:rPr>
          <w:i/>
          <w:iCs/>
          <w:lang w:val="en-GB"/>
        </w:rPr>
        <w:t>Konungs skuggsjá</w:t>
      </w:r>
      <w:r>
        <w:rPr>
          <w:lang w:val="en-GB"/>
        </w:rPr>
        <w:t>.</w:t>
      </w:r>
      <w:r w:rsidR="007A525B">
        <w:rPr>
          <w:lang w:val="en-GB"/>
        </w:rPr>
        <w:t xml:space="preserve"> </w:t>
      </w:r>
      <w:r w:rsidR="006F366B">
        <w:rPr>
          <w:lang w:val="en-GB"/>
        </w:rPr>
        <w:t>Although</w:t>
      </w:r>
      <w:r w:rsidR="009E78DA">
        <w:rPr>
          <w:lang w:val="en-GB"/>
        </w:rPr>
        <w:t xml:space="preserve"> no manuscript</w:t>
      </w:r>
      <w:r w:rsidR="00AA4B87">
        <w:rPr>
          <w:lang w:val="en-GB"/>
        </w:rPr>
        <w:t xml:space="preserve"> has been fully preserved</w:t>
      </w:r>
      <w:r w:rsidR="009520C2">
        <w:rPr>
          <w:lang w:val="en-GB"/>
        </w:rPr>
        <w:t xml:space="preserve"> and thus</w:t>
      </w:r>
      <w:r w:rsidR="001B1299">
        <w:rPr>
          <w:lang w:val="en-GB"/>
        </w:rPr>
        <w:t xml:space="preserve"> </w:t>
      </w:r>
      <w:ins w:id="68" w:author="Sean Vrieland" w:date="2023-10-30T20:06:00Z">
        <w:r w:rsidR="00F30C4F">
          <w:rPr>
            <w:lang w:val="en-GB"/>
          </w:rPr>
          <w:t>even</w:t>
        </w:r>
      </w:ins>
      <w:del w:id="69" w:author="Sean Vrieland" w:date="2023-10-30T20:06:00Z">
        <w:r w:rsidR="00136803" w:rsidDel="00F30C4F">
          <w:rPr>
            <w:lang w:val="en-GB"/>
          </w:rPr>
          <w:delText>also</w:delText>
        </w:r>
      </w:del>
      <w:r w:rsidR="00136803">
        <w:rPr>
          <w:lang w:val="en-GB"/>
        </w:rPr>
        <w:t xml:space="preserve"> </w:t>
      </w:r>
      <w:r w:rsidR="00FC72C3">
        <w:rPr>
          <w:lang w:val="en-GB"/>
        </w:rPr>
        <w:t>th</w:t>
      </w:r>
      <w:ins w:id="70" w:author="Sean Vrieland" w:date="2023-10-30T20:06:00Z">
        <w:r w:rsidR="00F30C4F">
          <w:rPr>
            <w:lang w:val="en-GB"/>
          </w:rPr>
          <w:t>is</w:t>
        </w:r>
      </w:ins>
      <w:del w:id="71" w:author="Sean Vrieland" w:date="2023-10-30T20:06:00Z">
        <w:r w:rsidR="00FC72C3" w:rsidDel="00F30C4F">
          <w:rPr>
            <w:lang w:val="en-GB"/>
          </w:rPr>
          <w:delText>e</w:delText>
        </w:r>
      </w:del>
      <w:r w:rsidR="00FC72C3">
        <w:rPr>
          <w:lang w:val="en-GB"/>
        </w:rPr>
        <w:t xml:space="preserve"> main manuscript </w:t>
      </w:r>
      <w:r w:rsidR="00CC79DC">
        <w:rPr>
          <w:lang w:val="en-GB"/>
        </w:rPr>
        <w:t>shows</w:t>
      </w:r>
      <w:r w:rsidR="001B1299">
        <w:rPr>
          <w:lang w:val="en-GB"/>
        </w:rPr>
        <w:t xml:space="preserve"> </w:t>
      </w:r>
      <w:r w:rsidR="00FC72C3">
        <w:rPr>
          <w:lang w:val="en-GB"/>
        </w:rPr>
        <w:t xml:space="preserve">several </w:t>
      </w:r>
      <w:r w:rsidR="001B1299">
        <w:rPr>
          <w:lang w:val="en-GB"/>
        </w:rPr>
        <w:t>lacuna</w:t>
      </w:r>
      <w:r w:rsidR="003A5DCE">
        <w:rPr>
          <w:lang w:val="en-GB"/>
        </w:rPr>
        <w:t>e</w:t>
      </w:r>
      <w:r w:rsidR="001B1299">
        <w:rPr>
          <w:lang w:val="en-GB"/>
        </w:rPr>
        <w:t xml:space="preserve">, </w:t>
      </w:r>
      <w:del w:id="72" w:author="Sean Vrieland" w:date="2023-10-30T20:06:00Z">
        <w:r w:rsidR="00FC72C3" w:rsidDel="00F30C4F">
          <w:rPr>
            <w:lang w:val="en-GB"/>
          </w:rPr>
          <w:delText>AM 243</w:delText>
        </w:r>
      </w:del>
      <w:ins w:id="73" w:author="Sean Vrieland" w:date="2023-10-30T20:06:00Z">
        <w:r w:rsidR="00F30C4F">
          <w:rPr>
            <w:lang w:val="en-GB"/>
          </w:rPr>
          <w:t>it nevertheless contains</w:t>
        </w:r>
      </w:ins>
      <w:r w:rsidR="00FC72C3">
        <w:rPr>
          <w:lang w:val="en-GB"/>
        </w:rPr>
        <w:t xml:space="preserve"> </w:t>
      </w:r>
      <w:del w:id="74" w:author="Sean Vrieland" w:date="2023-10-30T20:06:00Z">
        <w:r w:rsidR="00CC79DC" w:rsidDel="00F30C4F">
          <w:rPr>
            <w:lang w:val="en-GB"/>
          </w:rPr>
          <w:delText>still</w:delText>
        </w:r>
        <w:r w:rsidR="00F81293" w:rsidDel="00F30C4F">
          <w:rPr>
            <w:lang w:val="en-GB"/>
          </w:rPr>
          <w:delText xml:space="preserve"> covers</w:delText>
        </w:r>
        <w:r w:rsidR="00AB5DB7" w:rsidRPr="000B79D1" w:rsidDel="00F30C4F">
          <w:rPr>
            <w:lang w:val="en-GB"/>
          </w:rPr>
          <w:delText xml:space="preserve"> </w:delText>
        </w:r>
      </w:del>
      <w:r w:rsidR="00AB5DB7" w:rsidRPr="000B79D1">
        <w:rPr>
          <w:lang w:val="en-GB"/>
        </w:rPr>
        <w:t>a</w:t>
      </w:r>
      <w:r w:rsidR="00CC79DC">
        <w:rPr>
          <w:lang w:val="en-GB"/>
        </w:rPr>
        <w:t>pproximately</w:t>
      </w:r>
      <w:r w:rsidR="00AB5DB7" w:rsidRPr="000B79D1">
        <w:rPr>
          <w:lang w:val="en-GB"/>
        </w:rPr>
        <w:t xml:space="preserve"> 80% of the text</w:t>
      </w:r>
      <w:r w:rsidR="001A29BF">
        <w:rPr>
          <w:lang w:val="en-GB"/>
        </w:rPr>
        <w:t>. As such,</w:t>
      </w:r>
      <w:r w:rsidR="001B1299">
        <w:rPr>
          <w:lang w:val="en-GB"/>
        </w:rPr>
        <w:t xml:space="preserve"> it </w:t>
      </w:r>
      <w:r w:rsidR="00AB5DB7">
        <w:rPr>
          <w:lang w:val="en-GB"/>
        </w:rPr>
        <w:t xml:space="preserve">presents the most </w:t>
      </w:r>
      <w:r w:rsidR="00DA30EA">
        <w:rPr>
          <w:lang w:val="en-GB"/>
        </w:rPr>
        <w:t>comprehensive</w:t>
      </w:r>
      <w:r w:rsidR="00AB5DB7">
        <w:rPr>
          <w:lang w:val="en-GB"/>
        </w:rPr>
        <w:t xml:space="preserve"> manuscript of this text.</w:t>
      </w:r>
    </w:p>
    <w:p w14:paraId="6DFC8B02" w14:textId="77777777" w:rsidR="00C069B4" w:rsidRPr="00C069B4" w:rsidRDefault="001F3AE7" w:rsidP="008C2404">
      <w:pPr>
        <w:spacing w:line="276" w:lineRule="auto"/>
        <w:jc w:val="both"/>
        <w:rPr>
          <w:rFonts w:cs="Arial"/>
          <w:i/>
          <w:iCs/>
          <w:color w:val="000000"/>
          <w:u w:val="single"/>
          <w:lang w:val="en-GB" w:eastAsia="nb-NO"/>
        </w:rPr>
      </w:pPr>
      <w:r w:rsidRPr="00C069B4">
        <w:rPr>
          <w:rFonts w:cs="Arial"/>
          <w:i/>
          <w:iCs/>
          <w:color w:val="000000"/>
          <w:u w:val="single"/>
          <w:lang w:val="en-GB" w:eastAsia="nb-NO"/>
        </w:rPr>
        <w:t>Box</w:t>
      </w:r>
      <w:r w:rsidR="00C069B4" w:rsidRPr="00C069B4">
        <w:rPr>
          <w:rFonts w:cs="Arial"/>
          <w:i/>
          <w:iCs/>
          <w:color w:val="000000"/>
          <w:u w:val="single"/>
          <w:lang w:val="en-GB" w:eastAsia="nb-NO"/>
        </w:rPr>
        <w:t xml:space="preserve"> start</w:t>
      </w:r>
    </w:p>
    <w:p w14:paraId="31380902" w14:textId="15C7A0E6" w:rsidR="00CB47C9" w:rsidRPr="00CB47C9" w:rsidRDefault="001F3AE7" w:rsidP="008C2404">
      <w:pPr>
        <w:spacing w:line="276" w:lineRule="auto"/>
        <w:jc w:val="both"/>
        <w:rPr>
          <w:lang w:val="en-US"/>
        </w:rPr>
      </w:pPr>
      <w:r w:rsidRPr="005D160F">
        <w:rPr>
          <w:rFonts w:cs="Arial"/>
          <w:b/>
          <w:bCs/>
          <w:color w:val="000000"/>
          <w:lang w:val="en-GB" w:eastAsia="nb-NO"/>
        </w:rPr>
        <w:t>The manuscript of AM 243 bα fol.:</w:t>
      </w:r>
      <w:r w:rsidR="00AB5DB7" w:rsidRPr="000B79D1">
        <w:rPr>
          <w:lang w:val="en-GB"/>
        </w:rPr>
        <w:t xml:space="preserve"> </w:t>
      </w:r>
      <w:del w:id="75" w:author="Seán Vrieland" w:date="2023-08-09T11:53:00Z">
        <w:r w:rsidDel="008A3683">
          <w:rPr>
            <w:lang w:val="en-GB"/>
          </w:rPr>
          <w:delText>This manuscript</w:delText>
        </w:r>
      </w:del>
      <w:ins w:id="76" w:author="Seán Vrieland" w:date="2023-08-09T11:53:00Z">
        <w:r w:rsidR="008A3683">
          <w:rPr>
            <w:lang w:val="en-GB"/>
          </w:rPr>
          <w:t>AM 243 b</w:t>
        </w:r>
        <w:r w:rsidR="008A3683">
          <w:rPr>
            <w:lang w:val="el-GR"/>
          </w:rPr>
          <w:t>α</w:t>
        </w:r>
        <w:r w:rsidR="008A3683">
          <w:rPr>
            <w:lang w:val="fo-FO"/>
          </w:rPr>
          <w:t xml:space="preserve"> fol.</w:t>
        </w:r>
      </w:ins>
      <w:r>
        <w:rPr>
          <w:lang w:val="en-GB"/>
        </w:rPr>
        <w:t xml:space="preserve"> </w:t>
      </w:r>
      <w:r w:rsidR="00F0727F">
        <w:rPr>
          <w:rFonts w:cs="Arial"/>
          <w:color w:val="000000"/>
          <w:lang w:val="en-GB" w:eastAsia="nb-NO"/>
        </w:rPr>
        <w:t>comprises</w:t>
      </w:r>
      <w:r w:rsidR="00AB5DB7" w:rsidRPr="000B79D1">
        <w:rPr>
          <w:rFonts w:cs="Arial"/>
          <w:color w:val="000000"/>
          <w:lang w:val="en-GB" w:eastAsia="nb-NO"/>
        </w:rPr>
        <w:t xml:space="preserve"> 68 </w:t>
      </w:r>
      <w:r w:rsidR="00F0727F">
        <w:rPr>
          <w:rFonts w:cs="Arial"/>
          <w:color w:val="000000"/>
          <w:lang w:val="en-GB" w:eastAsia="nb-NO"/>
        </w:rPr>
        <w:t xml:space="preserve">parchment </w:t>
      </w:r>
      <w:r w:rsidR="00AB5DB7" w:rsidRPr="000B79D1">
        <w:rPr>
          <w:rFonts w:cs="Arial"/>
          <w:color w:val="000000"/>
          <w:lang w:val="en-GB" w:eastAsia="nb-NO"/>
        </w:rPr>
        <w:t>leaves</w:t>
      </w:r>
      <w:r w:rsidR="00F0727F">
        <w:rPr>
          <w:rFonts w:cs="Arial"/>
          <w:color w:val="000000"/>
          <w:lang w:val="en-GB" w:eastAsia="nb-NO"/>
        </w:rPr>
        <w:t xml:space="preserve">, </w:t>
      </w:r>
      <w:r w:rsidR="00AB5DB7" w:rsidRPr="000B79D1">
        <w:rPr>
          <w:rFonts w:cs="Arial"/>
          <w:color w:val="000000"/>
          <w:lang w:val="en-GB" w:eastAsia="nb-NO"/>
        </w:rPr>
        <w:t xml:space="preserve">each </w:t>
      </w:r>
      <w:r w:rsidR="00452C1F">
        <w:rPr>
          <w:rFonts w:cs="Arial"/>
          <w:color w:val="000000"/>
          <w:lang w:val="en-GB" w:eastAsia="nb-NO"/>
        </w:rPr>
        <w:t xml:space="preserve">featuring </w:t>
      </w:r>
      <w:r w:rsidR="00AB5DB7" w:rsidRPr="000B79D1">
        <w:rPr>
          <w:rFonts w:cs="Arial"/>
          <w:color w:val="000000"/>
          <w:lang w:val="en-GB" w:eastAsia="nb-NO"/>
        </w:rPr>
        <w:t>two columns,</w:t>
      </w:r>
      <w:r w:rsidR="00AB5DB7" w:rsidRPr="000B79D1">
        <w:rPr>
          <w:lang w:val="en-GB"/>
        </w:rPr>
        <w:t xml:space="preserve"> </w:t>
      </w:r>
      <w:r w:rsidR="00452C1F">
        <w:rPr>
          <w:lang w:val="en-GB"/>
        </w:rPr>
        <w:t>measuring approximately</w:t>
      </w:r>
      <w:r w:rsidR="00AB5DB7" w:rsidRPr="000B79D1">
        <w:rPr>
          <w:lang w:val="en-GB"/>
        </w:rPr>
        <w:t xml:space="preserve"> 27</w:t>
      </w:r>
      <w:del w:id="77" w:author="Seán Vrieland" w:date="2023-08-09T11:53:00Z">
        <w:r w:rsidR="00AB5DB7" w:rsidRPr="000B79D1" w:rsidDel="008A3683">
          <w:rPr>
            <w:lang w:val="en-GB"/>
          </w:rPr>
          <w:delText>,</w:delText>
        </w:r>
      </w:del>
      <w:r w:rsidR="00AB5DB7" w:rsidRPr="000B79D1">
        <w:rPr>
          <w:lang w:val="en-GB"/>
        </w:rPr>
        <w:t>8 x 21</w:t>
      </w:r>
      <w:del w:id="78" w:author="Seán Vrieland" w:date="2023-08-09T11:53:00Z">
        <w:r w:rsidR="00AB5DB7" w:rsidRPr="000B79D1" w:rsidDel="008A3683">
          <w:rPr>
            <w:lang w:val="en-GB"/>
          </w:rPr>
          <w:delText>,</w:delText>
        </w:r>
      </w:del>
      <w:r w:rsidR="00AB5DB7" w:rsidRPr="000B79D1">
        <w:rPr>
          <w:lang w:val="en-GB"/>
        </w:rPr>
        <w:t xml:space="preserve">3 </w:t>
      </w:r>
      <w:ins w:id="79" w:author="Seán Vrieland" w:date="2023-08-09T11:53:00Z">
        <w:r w:rsidR="008A3683">
          <w:rPr>
            <w:lang w:val="en-GB"/>
          </w:rPr>
          <w:t>m</w:t>
        </w:r>
      </w:ins>
      <w:del w:id="80" w:author="Seán Vrieland" w:date="2023-08-09T11:53:00Z">
        <w:r w:rsidR="00AB5DB7" w:rsidRPr="000B79D1" w:rsidDel="008A3683">
          <w:rPr>
            <w:lang w:val="en-GB"/>
          </w:rPr>
          <w:delText>c</w:delText>
        </w:r>
      </w:del>
      <w:r w:rsidR="00AB5DB7" w:rsidRPr="000B79D1">
        <w:rPr>
          <w:lang w:val="en-GB"/>
        </w:rPr>
        <w:t>m</w:t>
      </w:r>
      <w:r w:rsidR="00452C1F">
        <w:rPr>
          <w:lang w:val="en-GB"/>
        </w:rPr>
        <w:t>. There are</w:t>
      </w:r>
      <w:r w:rsidR="00AB5DB7" w:rsidRPr="000B79D1">
        <w:rPr>
          <w:rFonts w:cs="Arial"/>
          <w:color w:val="000000"/>
          <w:lang w:val="en-GB" w:eastAsia="nb-NO"/>
        </w:rPr>
        <w:t xml:space="preserve"> 30 lines per leaf</w:t>
      </w:r>
      <w:r w:rsidR="00452C1F">
        <w:rPr>
          <w:rFonts w:cs="Arial"/>
          <w:color w:val="000000"/>
          <w:lang w:val="en-GB" w:eastAsia="nb-NO"/>
        </w:rPr>
        <w:t>,</w:t>
      </w:r>
      <w:r w:rsidR="00DB63A2">
        <w:rPr>
          <w:rFonts w:cs="Arial"/>
          <w:color w:val="000000"/>
          <w:lang w:val="en-GB" w:eastAsia="nb-NO"/>
        </w:rPr>
        <w:t xml:space="preserve"> with only </w:t>
      </w:r>
      <w:r w:rsidR="00452C1F">
        <w:rPr>
          <w:rFonts w:cs="Arial"/>
          <w:color w:val="000000"/>
          <w:lang w:val="en-GB" w:eastAsia="nb-NO"/>
        </w:rPr>
        <w:t xml:space="preserve">a </w:t>
      </w:r>
      <w:r w:rsidR="00DB63A2">
        <w:rPr>
          <w:rFonts w:cs="Arial"/>
          <w:color w:val="000000"/>
          <w:lang w:val="en-GB" w:eastAsia="nb-NO"/>
        </w:rPr>
        <w:t>few exceptions of 29 or 31 lines</w:t>
      </w:r>
      <w:r w:rsidR="00AB5DB7" w:rsidRPr="000B79D1">
        <w:rPr>
          <w:rFonts w:cs="Arial"/>
          <w:color w:val="000000"/>
          <w:lang w:val="en-GB" w:eastAsia="nb-NO"/>
        </w:rPr>
        <w:t xml:space="preserve">. </w:t>
      </w:r>
      <w:del w:id="81" w:author="Seán Vrieland" w:date="2023-08-09T11:53:00Z">
        <w:r w:rsidR="009D0AE5" w:rsidDel="008A3683">
          <w:rPr>
            <w:rFonts w:cs="Arial"/>
            <w:color w:val="000000"/>
            <w:lang w:val="en-GB" w:eastAsia="nb-NO"/>
          </w:rPr>
          <w:delText>Originally, the</w:delText>
        </w:r>
      </w:del>
      <w:ins w:id="82" w:author="Seán Vrieland" w:date="2023-08-09T11:53:00Z">
        <w:r w:rsidR="008A3683">
          <w:rPr>
            <w:rFonts w:cs="Arial"/>
            <w:color w:val="000000"/>
            <w:lang w:val="en-GB" w:eastAsia="nb-NO"/>
          </w:rPr>
          <w:t>The</w:t>
        </w:r>
      </w:ins>
      <w:r w:rsidR="009D0AE5">
        <w:rPr>
          <w:rFonts w:cs="Arial"/>
          <w:color w:val="000000"/>
          <w:lang w:val="en-GB" w:eastAsia="nb-NO"/>
        </w:rPr>
        <w:t xml:space="preserve"> manuscript</w:t>
      </w:r>
      <w:ins w:id="83" w:author="Seán Vrieland" w:date="2023-08-09T11:53:00Z">
        <w:r w:rsidR="008A3683">
          <w:rPr>
            <w:rFonts w:cs="Arial"/>
            <w:color w:val="000000"/>
            <w:lang w:val="en-GB" w:eastAsia="nb-NO"/>
          </w:rPr>
          <w:t xml:space="preserve"> must have originally</w:t>
        </w:r>
      </w:ins>
      <w:r w:rsidR="009D0AE5">
        <w:rPr>
          <w:rFonts w:cs="Arial"/>
          <w:color w:val="000000"/>
          <w:lang w:val="en-GB" w:eastAsia="nb-NO"/>
        </w:rPr>
        <w:t xml:space="preserve"> comprised</w:t>
      </w:r>
      <w:r w:rsidR="00AB5DB7" w:rsidRPr="000B79D1">
        <w:rPr>
          <w:rFonts w:cs="Arial"/>
          <w:color w:val="000000"/>
          <w:lang w:val="en-GB" w:eastAsia="nb-NO"/>
        </w:rPr>
        <w:t xml:space="preserve"> 86 leaves</w:t>
      </w:r>
      <w:r w:rsidR="009D0AE5">
        <w:rPr>
          <w:rFonts w:cs="Arial"/>
          <w:color w:val="000000"/>
          <w:lang w:val="en-GB" w:eastAsia="nb-NO"/>
        </w:rPr>
        <w:t>,</w:t>
      </w:r>
      <w:r w:rsidR="00AB5DB7" w:rsidRPr="000B79D1">
        <w:rPr>
          <w:rFonts w:cs="Arial"/>
          <w:color w:val="000000"/>
          <w:lang w:val="en-GB" w:eastAsia="nb-NO"/>
        </w:rPr>
        <w:t xml:space="preserve"> </w:t>
      </w:r>
      <w:r w:rsidR="009D0AE5">
        <w:rPr>
          <w:rFonts w:cs="Arial"/>
          <w:color w:val="000000"/>
          <w:lang w:val="en-GB" w:eastAsia="nb-NO"/>
        </w:rPr>
        <w:t>organized into</w:t>
      </w:r>
      <w:r w:rsidR="00AB5DB7" w:rsidRPr="000B79D1">
        <w:rPr>
          <w:rFonts w:cs="Arial"/>
          <w:color w:val="000000"/>
          <w:lang w:val="en-GB" w:eastAsia="nb-NO"/>
        </w:rPr>
        <w:t xml:space="preserve"> 11 quires</w:t>
      </w:r>
      <w:ins w:id="84" w:author="Seán Vrieland" w:date="2023-08-09T11:54:00Z">
        <w:r w:rsidR="008A3683">
          <w:rPr>
            <w:rFonts w:cs="Arial"/>
            <w:color w:val="000000"/>
            <w:lang w:val="en-GB" w:eastAsia="nb-NO"/>
          </w:rPr>
          <w:t xml:space="preserve"> (see Figure 1).</w:t>
        </w:r>
      </w:ins>
      <w:del w:id="85" w:author="Seán Vrieland" w:date="2023-08-09T11:54:00Z">
        <w:r w:rsidR="00AB5DB7" w:rsidRPr="000B79D1" w:rsidDel="008A3683">
          <w:rPr>
            <w:rFonts w:cs="Arial"/>
            <w:color w:val="000000"/>
            <w:lang w:val="en-GB" w:eastAsia="nb-NO"/>
          </w:rPr>
          <w:delText xml:space="preserve">, as illustrated in Figure </w:delText>
        </w:r>
        <w:r w:rsidR="0093164E" w:rsidDel="008A3683">
          <w:rPr>
            <w:rFonts w:cs="Arial"/>
            <w:color w:val="000000"/>
            <w:lang w:val="en-GB" w:eastAsia="nb-NO"/>
          </w:rPr>
          <w:delText>1</w:delText>
        </w:r>
        <w:r w:rsidR="00AB5DB7" w:rsidRPr="000B79D1" w:rsidDel="008A3683">
          <w:rPr>
            <w:rFonts w:cs="Arial"/>
            <w:color w:val="000000"/>
            <w:lang w:val="en-GB" w:eastAsia="nb-NO"/>
          </w:rPr>
          <w:delText>.</w:delText>
        </w:r>
      </w:del>
      <w:r w:rsidR="00AB5DB7" w:rsidRPr="000B79D1">
        <w:rPr>
          <w:lang w:val="en-GB"/>
        </w:rPr>
        <w:t xml:space="preserve"> </w:t>
      </w:r>
      <w:del w:id="86" w:author="Seán Vrieland" w:date="2023-08-09T11:54:00Z">
        <w:r w:rsidR="00AB5DB7" w:rsidRPr="000B79D1" w:rsidDel="008A3683">
          <w:rPr>
            <w:rFonts w:cs="Arial"/>
            <w:color w:val="000000"/>
            <w:lang w:val="en-GB" w:eastAsia="nb-NO"/>
          </w:rPr>
          <w:delText>The</w:delText>
        </w:r>
        <w:r w:rsidR="00AB5DB7" w:rsidRPr="000B79D1" w:rsidDel="008A3683">
          <w:rPr>
            <w:lang w:val="en-GB"/>
          </w:rPr>
          <w:delText xml:space="preserve"> first 10 quires </w:delText>
        </w:r>
        <w:r w:rsidR="009D0AE5" w:rsidDel="008A3683">
          <w:rPr>
            <w:lang w:val="en-GB"/>
          </w:rPr>
          <w:delText>consisted of</w:delText>
        </w:r>
        <w:r w:rsidR="00AB5DB7" w:rsidRPr="000B79D1" w:rsidDel="008A3683">
          <w:rPr>
            <w:lang w:val="en-GB"/>
          </w:rPr>
          <w:delText xml:space="preserve"> 8 leaves</w:delText>
        </w:r>
        <w:r w:rsidR="0065311E" w:rsidDel="008A3683">
          <w:rPr>
            <w:lang w:val="en-GB"/>
          </w:rPr>
          <w:delText xml:space="preserve">, while the </w:delText>
        </w:r>
        <w:r w:rsidR="00AB5DB7" w:rsidRPr="000B79D1" w:rsidDel="008A3683">
          <w:rPr>
            <w:lang w:val="en-GB"/>
          </w:rPr>
          <w:delText xml:space="preserve">11th had 6 leaves. </w:delText>
        </w:r>
        <w:r w:rsidR="0065311E" w:rsidDel="008A3683">
          <w:rPr>
            <w:lang w:val="en-GB"/>
          </w:rPr>
          <w:delText>However, t</w:delText>
        </w:r>
        <w:r w:rsidR="00AB5DB7" w:rsidRPr="000B79D1" w:rsidDel="008A3683">
          <w:rPr>
            <w:lang w:val="en-GB"/>
          </w:rPr>
          <w:delText>oday,</w:delText>
        </w:r>
      </w:del>
      <w:ins w:id="87" w:author="Seán Vrieland" w:date="2023-08-09T11:54:00Z">
        <w:r w:rsidR="008A3683">
          <w:rPr>
            <w:rFonts w:cs="Arial"/>
            <w:color w:val="000000"/>
            <w:lang w:val="en-GB" w:eastAsia="nb-NO"/>
          </w:rPr>
          <w:t>Today, however,</w:t>
        </w:r>
      </w:ins>
      <w:r w:rsidR="00AB5DB7" w:rsidRPr="000B79D1">
        <w:rPr>
          <w:lang w:val="en-GB"/>
        </w:rPr>
        <w:t xml:space="preserve"> the manuscript is </w:t>
      </w:r>
      <w:del w:id="88" w:author="Seán Vrieland" w:date="2023-08-09T11:55:00Z">
        <w:r w:rsidR="0065311E" w:rsidDel="008A3683">
          <w:rPr>
            <w:lang w:val="en-GB"/>
          </w:rPr>
          <w:delText xml:space="preserve">incomplete, </w:delText>
        </w:r>
      </w:del>
      <w:r w:rsidR="00AB5DB7" w:rsidRPr="000B79D1">
        <w:rPr>
          <w:lang w:val="en-GB"/>
        </w:rPr>
        <w:t xml:space="preserve">missing the first three leaves of quire 1, </w:t>
      </w:r>
      <w:r w:rsidR="0065311E">
        <w:rPr>
          <w:lang w:val="en-GB"/>
        </w:rPr>
        <w:t>the entire</w:t>
      </w:r>
      <w:ins w:id="89" w:author="Seán Vrieland" w:date="2023-08-09T11:55:00Z">
        <w:r w:rsidR="008A3683">
          <w:rPr>
            <w:lang w:val="en-GB"/>
          </w:rPr>
          <w:t>ty of</w:t>
        </w:r>
      </w:ins>
      <w:r w:rsidR="0065311E">
        <w:rPr>
          <w:lang w:val="en-GB"/>
        </w:rPr>
        <w:t xml:space="preserve"> </w:t>
      </w:r>
      <w:r w:rsidR="00AB5DB7" w:rsidRPr="000B79D1">
        <w:rPr>
          <w:lang w:val="en-GB"/>
        </w:rPr>
        <w:t>quire 2, the first lea</w:t>
      </w:r>
      <w:r w:rsidR="0065311E">
        <w:rPr>
          <w:lang w:val="en-GB"/>
        </w:rPr>
        <w:t>f</w:t>
      </w:r>
      <w:r w:rsidR="00AB5DB7" w:rsidRPr="000B79D1">
        <w:rPr>
          <w:lang w:val="en-GB"/>
        </w:rPr>
        <w:t xml:space="preserve"> of quire 5, the last leaf of quire 10, and all </w:t>
      </w:r>
      <w:r w:rsidR="00500B96">
        <w:rPr>
          <w:lang w:val="en-GB"/>
        </w:rPr>
        <w:t xml:space="preserve">leaves of quire 11 except for </w:t>
      </w:r>
      <w:del w:id="90" w:author="Seán Vrieland" w:date="2023-08-09T11:55:00Z">
        <w:r w:rsidR="00500B96" w:rsidDel="008A3683">
          <w:rPr>
            <w:lang w:val="en-GB"/>
          </w:rPr>
          <w:delText>leaf 3</w:delText>
        </w:r>
      </w:del>
      <w:ins w:id="91" w:author="Seán Vrieland" w:date="2023-08-09T11:55:00Z">
        <w:r w:rsidR="008A3683">
          <w:rPr>
            <w:lang w:val="en-GB"/>
          </w:rPr>
          <w:t>the third</w:t>
        </w:r>
      </w:ins>
      <w:r w:rsidR="00AB5DB7" w:rsidRPr="000B79D1">
        <w:rPr>
          <w:lang w:val="en-GB"/>
        </w:rPr>
        <w:t xml:space="preserve">. </w:t>
      </w:r>
    </w:p>
    <w:p w14:paraId="6488EC92" w14:textId="3168DF4C" w:rsidR="00E84CCF" w:rsidRPr="00C069B4" w:rsidRDefault="00E84CCF" w:rsidP="00AB5DB7">
      <w:pPr>
        <w:spacing w:line="276" w:lineRule="auto"/>
        <w:jc w:val="both"/>
        <w:rPr>
          <w:i/>
          <w:iCs/>
          <w:u w:val="single"/>
          <w:lang w:val="en-GB"/>
        </w:rPr>
      </w:pPr>
      <w:r w:rsidRPr="00C069B4">
        <w:rPr>
          <w:i/>
          <w:iCs/>
          <w:u w:val="single"/>
          <w:lang w:val="en-GB"/>
        </w:rPr>
        <w:t>Box end</w:t>
      </w:r>
    </w:p>
    <w:p w14:paraId="061695A6" w14:textId="5373FA0B" w:rsidR="00AB5DB7" w:rsidRPr="000B79D1" w:rsidRDefault="00EE0C86" w:rsidP="00AB5DB7">
      <w:pPr>
        <w:spacing w:line="276" w:lineRule="auto"/>
        <w:jc w:val="both"/>
        <w:rPr>
          <w:rFonts w:cs="Arial"/>
          <w:color w:val="000000"/>
          <w:lang w:val="en-GB" w:eastAsia="nb-NO"/>
        </w:rPr>
      </w:pPr>
      <w:r>
        <w:rPr>
          <w:lang w:val="en-GB"/>
        </w:rPr>
        <w:t>However, b</w:t>
      </w:r>
      <w:r w:rsidR="00AB5DB7" w:rsidRPr="000B79D1">
        <w:rPr>
          <w:lang w:val="en-GB"/>
        </w:rPr>
        <w:t>ecause of the lacuna</w:t>
      </w:r>
      <w:r w:rsidR="009C22E0">
        <w:rPr>
          <w:lang w:val="en-GB"/>
        </w:rPr>
        <w:t>e</w:t>
      </w:r>
      <w:r w:rsidR="00AB5DB7" w:rsidRPr="000B79D1">
        <w:rPr>
          <w:lang w:val="en-GB"/>
        </w:rPr>
        <w:t>, the main manuscript is missing the prologue</w:t>
      </w:r>
      <w:ins w:id="92" w:author="Sean Vrieland" w:date="2023-10-30T20:07:00Z">
        <w:r w:rsidR="00F30C4F">
          <w:rPr>
            <w:lang w:val="en-GB"/>
          </w:rPr>
          <w:t>,</w:t>
        </w:r>
      </w:ins>
      <w:r w:rsidR="00AB5DB7" w:rsidRPr="000B79D1">
        <w:rPr>
          <w:lang w:val="en-GB"/>
        </w:rPr>
        <w:t xml:space="preserve"> </w:t>
      </w:r>
      <w:del w:id="93" w:author="Sean Vrieland" w:date="2023-10-30T20:07:00Z">
        <w:r w:rsidR="00AB5DB7" w:rsidRPr="000B79D1" w:rsidDel="00F30C4F">
          <w:rPr>
            <w:lang w:val="en-GB"/>
          </w:rPr>
          <w:delText>(</w:delText>
        </w:r>
      </w:del>
      <w:r w:rsidR="00603504">
        <w:rPr>
          <w:lang w:val="en-GB"/>
        </w:rPr>
        <w:t xml:space="preserve">prompting debate amongst scholars </w:t>
      </w:r>
      <w:ins w:id="94" w:author="Sean Vrieland" w:date="2023-10-30T20:07:00Z">
        <w:r w:rsidR="00F30C4F">
          <w:rPr>
            <w:lang w:val="en-GB"/>
          </w:rPr>
          <w:t>as to whether it wa</w:t>
        </w:r>
      </w:ins>
      <w:ins w:id="95" w:author="Sean Vrieland" w:date="2023-10-30T20:08:00Z">
        <w:r w:rsidR="00F30C4F">
          <w:rPr>
            <w:lang w:val="en-GB"/>
          </w:rPr>
          <w:t xml:space="preserve">s in the manuscript at all. </w:t>
        </w:r>
      </w:ins>
      <w:del w:id="96" w:author="Sean Vrieland" w:date="2023-10-30T20:08:00Z">
        <w:r w:rsidR="00603504" w:rsidDel="00F30C4F">
          <w:rPr>
            <w:lang w:val="en-GB"/>
          </w:rPr>
          <w:delText>about its very existence in the main manuscript</w:delText>
        </w:r>
        <w:r w:rsidR="00AB5DB7" w:rsidRPr="000B79D1" w:rsidDel="00F30C4F">
          <w:rPr>
            <w:lang w:val="en-GB"/>
          </w:rPr>
          <w:delText>), and t</w:delText>
        </w:r>
      </w:del>
      <w:ins w:id="97" w:author="Sean Vrieland" w:date="2023-10-30T20:08:00Z">
        <w:r w:rsidR="00F30C4F">
          <w:rPr>
            <w:lang w:val="en-GB"/>
          </w:rPr>
          <w:t>T</w:t>
        </w:r>
      </w:ins>
      <w:r w:rsidR="00AB5DB7" w:rsidRPr="000B79D1">
        <w:rPr>
          <w:lang w:val="en-GB"/>
        </w:rPr>
        <w:t xml:space="preserve">he text starts with the words </w:t>
      </w:r>
      <w:r w:rsidR="00AB5DB7" w:rsidRPr="000B79D1">
        <w:rPr>
          <w:i/>
          <w:lang w:val="en-GB"/>
        </w:rPr>
        <w:t>Goðan dag hærra minn</w:t>
      </w:r>
      <w:r w:rsidR="00AB5DB7" w:rsidRPr="000B79D1">
        <w:rPr>
          <w:iCs/>
          <w:lang w:val="en-GB"/>
        </w:rPr>
        <w:t xml:space="preserve"> (‘Good day, my lord’)</w:t>
      </w:r>
      <w:r w:rsidR="00714B25">
        <w:rPr>
          <w:iCs/>
          <w:lang w:val="en-GB"/>
        </w:rPr>
        <w:t xml:space="preserve"> on the second half of the first </w:t>
      </w:r>
      <w:r w:rsidR="00287D99">
        <w:rPr>
          <w:iCs/>
          <w:lang w:val="en-GB"/>
        </w:rPr>
        <w:t>page</w:t>
      </w:r>
      <w:r w:rsidR="00AB5DB7" w:rsidRPr="000B79D1">
        <w:rPr>
          <w:lang w:val="en-GB"/>
        </w:rPr>
        <w:t xml:space="preserve">. </w:t>
      </w:r>
      <w:commentRangeStart w:id="98"/>
      <w:r w:rsidR="00043CE4">
        <w:rPr>
          <w:lang w:val="en-GB"/>
        </w:rPr>
        <w:t xml:space="preserve">The lacunae in </w:t>
      </w:r>
      <w:r>
        <w:rPr>
          <w:lang w:val="en-GB"/>
        </w:rPr>
        <w:t>AM 243</w:t>
      </w:r>
      <w:ins w:id="99" w:author="Sean Vrieland" w:date="2023-10-30T20:08:00Z">
        <w:r w:rsidR="00F30C4F">
          <w:rPr>
            <w:lang w:val="en-GB"/>
          </w:rPr>
          <w:t xml:space="preserve"> b</w:t>
        </w:r>
        <w:r w:rsidR="00F30C4F">
          <w:rPr>
            <w:lang w:val="el-GR"/>
          </w:rPr>
          <w:t>α</w:t>
        </w:r>
        <w:r w:rsidR="00F30C4F">
          <w:rPr>
            <w:lang w:val="fo-FO"/>
          </w:rPr>
          <w:t xml:space="preserve"> fol.</w:t>
        </w:r>
      </w:ins>
      <w:r w:rsidR="00F431C2">
        <w:rPr>
          <w:lang w:val="en-GB"/>
        </w:rPr>
        <w:t xml:space="preserve"> </w:t>
      </w:r>
      <w:r w:rsidR="000F0D32">
        <w:rPr>
          <w:lang w:val="en-GB"/>
        </w:rPr>
        <w:t xml:space="preserve">result in the text missing the </w:t>
      </w:r>
      <w:r w:rsidR="00AB5DB7" w:rsidRPr="000B79D1">
        <w:rPr>
          <w:rFonts w:cs="Arial"/>
          <w:color w:val="000000"/>
          <w:lang w:val="en-GB" w:eastAsia="nb-NO"/>
        </w:rPr>
        <w:t>final part of the chapter on the tides and the course of the sun, the initial parts of the following chapter on the natural wonders of Ireland, all chapters about Iceland (4 chapters on whales and the kraken, wonders, volcanic fires and mineral springs), the final part of the chapter on how to approach the king, the final part of the chapter on the judgements of Solomon and the initial part of the chapter on promises (Joab).</w:t>
      </w:r>
      <w:commentRangeEnd w:id="98"/>
      <w:r w:rsidR="00F30C4F">
        <w:rPr>
          <w:rStyle w:val="CommentReference"/>
        </w:rPr>
        <w:commentReference w:id="98"/>
      </w:r>
    </w:p>
    <w:p w14:paraId="2B77BE26" w14:textId="77777777" w:rsidR="00AB5DB7" w:rsidRPr="000B79D1" w:rsidRDefault="00AB5DB7" w:rsidP="00AB5DB7">
      <w:pPr>
        <w:spacing w:line="276" w:lineRule="auto"/>
        <w:jc w:val="both"/>
        <w:rPr>
          <w:lang w:val="en-GB"/>
        </w:rPr>
      </w:pPr>
      <w:r w:rsidRPr="000B79D1">
        <w:rPr>
          <w:noProof/>
          <w:lang w:val="en-US" w:eastAsia="da-DK"/>
        </w:rPr>
        <w:drawing>
          <wp:inline distT="0" distB="0" distL="0" distR="0" wp14:anchorId="78E2DA3C" wp14:editId="5A002076">
            <wp:extent cx="3204376" cy="2125411"/>
            <wp:effectExtent l="0" t="0" r="0" b="0"/>
            <wp:docPr id="6" name="Picture 6" descr="A close up of a f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fan&#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122" t="7959" r="14897" b="8357"/>
                    <a:stretch/>
                  </pic:blipFill>
                  <pic:spPr bwMode="auto">
                    <a:xfrm>
                      <a:off x="0" y="0"/>
                      <a:ext cx="3234938" cy="214568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2BC67E2A" w14:textId="0EDE0727" w:rsidR="00AB5DB7" w:rsidRPr="000B79D1" w:rsidRDefault="00AB5DB7" w:rsidP="00AB5DB7">
      <w:pPr>
        <w:spacing w:line="276" w:lineRule="auto"/>
        <w:jc w:val="both"/>
        <w:rPr>
          <w:lang w:val="en-GB"/>
        </w:rPr>
      </w:pPr>
      <w:r w:rsidRPr="000B79D1">
        <w:rPr>
          <w:lang w:val="en-GB"/>
        </w:rPr>
        <w:t>Fig</w:t>
      </w:r>
      <w:r w:rsidR="009A2C6B">
        <w:rPr>
          <w:lang w:val="en-GB"/>
        </w:rPr>
        <w:t>.</w:t>
      </w:r>
      <w:r w:rsidRPr="000B79D1">
        <w:rPr>
          <w:lang w:val="en-GB"/>
        </w:rPr>
        <w:t xml:space="preserve"> </w:t>
      </w:r>
      <w:r w:rsidR="001F2A5A">
        <w:rPr>
          <w:lang w:val="en-GB"/>
        </w:rPr>
        <w:t>1</w:t>
      </w:r>
      <w:r w:rsidRPr="000B79D1">
        <w:rPr>
          <w:lang w:val="en-GB"/>
        </w:rPr>
        <w:t xml:space="preserve">: Lacunas of AM </w:t>
      </w:r>
      <w:bookmarkStart w:id="100" w:name="_Hlk66442794"/>
      <w:r w:rsidRPr="000B79D1">
        <w:rPr>
          <w:lang w:val="en-GB"/>
        </w:rPr>
        <w:t>243 bα fol. (ill. by Frank Agledal).</w:t>
      </w:r>
    </w:p>
    <w:bookmarkEnd w:id="100"/>
    <w:p w14:paraId="76E83918" w14:textId="1995899F" w:rsidR="007A4D44" w:rsidRDefault="00BB2B32" w:rsidP="0093415C">
      <w:pPr>
        <w:pStyle w:val="Heading2"/>
        <w:numPr>
          <w:ilvl w:val="0"/>
          <w:numId w:val="0"/>
        </w:numPr>
        <w:spacing w:line="360" w:lineRule="auto"/>
      </w:pPr>
      <w:r w:rsidRPr="00DE2C14">
        <w:t>Comments, analysis</w:t>
      </w:r>
      <w:r w:rsidR="00BA3D15">
        <w:t>,</w:t>
      </w:r>
      <w:r w:rsidRPr="00DE2C14">
        <w:t xml:space="preserve"> and guidance</w:t>
      </w:r>
    </w:p>
    <w:p w14:paraId="3B093F86" w14:textId="2C340E53" w:rsidR="00126B66" w:rsidRDefault="00D54E0B" w:rsidP="0012038F">
      <w:pPr>
        <w:spacing w:line="276" w:lineRule="auto"/>
        <w:jc w:val="both"/>
        <w:rPr>
          <w:lang w:val="en-GB"/>
        </w:rPr>
      </w:pPr>
      <w:r w:rsidRPr="009C22E0">
        <w:rPr>
          <w:lang w:val="en-GB"/>
        </w:rPr>
        <w:t>Throughout the centuries, AM 243</w:t>
      </w:r>
      <w:ins w:id="101" w:author="Sean Vrieland" w:date="2023-10-30T20:10:00Z">
        <w:r w:rsidR="00F30C4F">
          <w:rPr>
            <w:lang w:val="en-GB"/>
          </w:rPr>
          <w:t xml:space="preserve"> b</w:t>
        </w:r>
        <w:r w:rsidR="00F30C4F">
          <w:rPr>
            <w:lang w:val="el-GR"/>
          </w:rPr>
          <w:t>α</w:t>
        </w:r>
        <w:r w:rsidR="00F30C4F" w:rsidRPr="00F30C4F">
          <w:rPr>
            <w:lang w:val="en-US"/>
            <w:rPrChange w:id="102" w:author="Sean Vrieland" w:date="2023-10-30T20:11:00Z">
              <w:rPr>
                <w:lang w:val="el-GR"/>
              </w:rPr>
            </w:rPrChange>
          </w:rPr>
          <w:t xml:space="preserve"> </w:t>
        </w:r>
      </w:ins>
      <w:ins w:id="103" w:author="Sean Vrieland" w:date="2023-10-30T20:11:00Z">
        <w:r w:rsidR="00F30C4F">
          <w:rPr>
            <w:lang w:val="fo-FO"/>
          </w:rPr>
          <w:t>fol.</w:t>
        </w:r>
      </w:ins>
      <w:r w:rsidRPr="009C22E0">
        <w:rPr>
          <w:lang w:val="en-GB"/>
        </w:rPr>
        <w:t xml:space="preserve"> </w:t>
      </w:r>
      <w:r w:rsidR="00F30C4F" w:rsidRPr="009C22E0">
        <w:rPr>
          <w:lang w:val="en-GB"/>
        </w:rPr>
        <w:t>H</w:t>
      </w:r>
      <w:r w:rsidRPr="009C22E0">
        <w:rPr>
          <w:lang w:val="en-GB"/>
        </w:rPr>
        <w:t>as</w:t>
      </w:r>
      <w:ins w:id="104" w:author="Sean Vrieland" w:date="2023-10-30T20:11:00Z">
        <w:r w:rsidR="00F30C4F">
          <w:rPr>
            <w:lang w:val="en-GB"/>
          </w:rPr>
          <w:t xml:space="preserve"> been</w:t>
        </w:r>
      </w:ins>
      <w:r w:rsidRPr="009C22E0">
        <w:rPr>
          <w:lang w:val="en-GB"/>
        </w:rPr>
        <w:t xml:space="preserve"> </w:t>
      </w:r>
      <w:r w:rsidR="00AC224A">
        <w:rPr>
          <w:lang w:val="en-GB"/>
        </w:rPr>
        <w:t>passed</w:t>
      </w:r>
      <w:r w:rsidRPr="009C22E0">
        <w:rPr>
          <w:lang w:val="en-GB"/>
        </w:rPr>
        <w:t xml:space="preserve"> through many owners,</w:t>
      </w:r>
      <w:r w:rsidR="00E6114F">
        <w:rPr>
          <w:lang w:val="en-GB"/>
        </w:rPr>
        <w:t xml:space="preserve"> with some leaving</w:t>
      </w:r>
      <w:r w:rsidR="007B1420">
        <w:rPr>
          <w:lang w:val="en-GB"/>
        </w:rPr>
        <w:t xml:space="preserve"> their </w:t>
      </w:r>
      <w:r w:rsidRPr="009C22E0">
        <w:rPr>
          <w:lang w:val="en-GB"/>
        </w:rPr>
        <w:t>marks</w:t>
      </w:r>
      <w:r>
        <w:rPr>
          <w:lang w:val="en-GB"/>
        </w:rPr>
        <w:t xml:space="preserve"> </w:t>
      </w:r>
      <w:r w:rsidR="007B1420">
        <w:rPr>
          <w:lang w:val="en-GB"/>
        </w:rPr>
        <w:t>on its pages. Notes, comments</w:t>
      </w:r>
      <w:r w:rsidR="00196EF4">
        <w:rPr>
          <w:lang w:val="en-GB"/>
        </w:rPr>
        <w:t xml:space="preserve">, and </w:t>
      </w:r>
      <w:r w:rsidR="00D22539">
        <w:rPr>
          <w:lang w:val="en-GB"/>
        </w:rPr>
        <w:t>accentuations</w:t>
      </w:r>
      <w:r w:rsidR="00196EF4">
        <w:rPr>
          <w:lang w:val="en-GB"/>
        </w:rPr>
        <w:t xml:space="preserve"> </w:t>
      </w:r>
      <w:r w:rsidR="0022030E">
        <w:rPr>
          <w:lang w:val="en-GB"/>
        </w:rPr>
        <w:t>in the margins</w:t>
      </w:r>
      <w:r w:rsidR="00E6114F">
        <w:rPr>
          <w:lang w:val="en-GB"/>
        </w:rPr>
        <w:t>,</w:t>
      </w:r>
      <w:r w:rsidR="0022030E">
        <w:rPr>
          <w:lang w:val="en-GB"/>
        </w:rPr>
        <w:t xml:space="preserve"> as well as </w:t>
      </w:r>
      <w:r w:rsidR="002433E1">
        <w:rPr>
          <w:lang w:val="en-GB"/>
        </w:rPr>
        <w:t xml:space="preserve">in </w:t>
      </w:r>
      <w:r w:rsidR="0022030E">
        <w:rPr>
          <w:lang w:val="en-GB"/>
        </w:rPr>
        <w:t>interlinear positions on the manuscript page</w:t>
      </w:r>
      <w:r w:rsidR="00E6114F">
        <w:rPr>
          <w:lang w:val="en-GB"/>
        </w:rPr>
        <w:t>,</w:t>
      </w:r>
      <w:r w:rsidR="0022030E">
        <w:rPr>
          <w:lang w:val="en-GB"/>
        </w:rPr>
        <w:t xml:space="preserve"> </w:t>
      </w:r>
      <w:r w:rsidR="00C76830">
        <w:rPr>
          <w:lang w:val="en-GB"/>
        </w:rPr>
        <w:t>bear witness to</w:t>
      </w:r>
      <w:r w:rsidRPr="009C22E0">
        <w:rPr>
          <w:lang w:val="en-GB"/>
        </w:rPr>
        <w:t xml:space="preserve"> a consist</w:t>
      </w:r>
      <w:r w:rsidR="00C76830">
        <w:rPr>
          <w:lang w:val="en-GB"/>
        </w:rPr>
        <w:t>ent</w:t>
      </w:r>
      <w:r w:rsidRPr="009C22E0">
        <w:rPr>
          <w:lang w:val="en-GB"/>
        </w:rPr>
        <w:t xml:space="preserve"> consultation of the text and active </w:t>
      </w:r>
      <w:r w:rsidRPr="009C22E0">
        <w:rPr>
          <w:lang w:val="en-GB"/>
        </w:rPr>
        <w:lastRenderedPageBreak/>
        <w:t>reading</w:t>
      </w:r>
      <w:r w:rsidR="005E2413">
        <w:rPr>
          <w:lang w:val="en-GB"/>
        </w:rPr>
        <w:t>, reflecting a rich history of engagement with the manuscript</w:t>
      </w:r>
      <w:r w:rsidRPr="009C22E0">
        <w:rPr>
          <w:lang w:val="en-GB"/>
        </w:rPr>
        <w:t>.</w:t>
      </w:r>
      <w:r>
        <w:rPr>
          <w:lang w:val="en-GB"/>
        </w:rPr>
        <w:t xml:space="preserve"> </w:t>
      </w:r>
      <w:del w:id="105" w:author="Sean Vrieland" w:date="2023-10-30T20:11:00Z">
        <w:r w:rsidR="00E6027E" w:rsidDel="00F30C4F">
          <w:rPr>
            <w:lang w:val="en-GB"/>
          </w:rPr>
          <w:delText xml:space="preserve">Among the manuscript’s </w:delText>
        </w:r>
        <w:r w:rsidR="007D54CF" w:rsidDel="00F30C4F">
          <w:rPr>
            <w:lang w:val="en-GB"/>
          </w:rPr>
          <w:delText>holders</w:delText>
        </w:r>
        <w:r w:rsidR="00945B5B" w:rsidDel="00F30C4F">
          <w:rPr>
            <w:lang w:val="en-GB"/>
          </w:rPr>
          <w:delText>,</w:delText>
        </w:r>
        <w:r w:rsidDel="00F30C4F">
          <w:rPr>
            <w:lang w:val="en-GB"/>
          </w:rPr>
          <w:delText xml:space="preserve"> </w:delText>
        </w:r>
      </w:del>
      <w:r w:rsidRPr="009C22E0">
        <w:rPr>
          <w:lang w:val="en-GB"/>
        </w:rPr>
        <w:t xml:space="preserve">Árni Magnússon </w:t>
      </w:r>
      <w:r w:rsidR="00945B5B">
        <w:rPr>
          <w:lang w:val="en-GB"/>
        </w:rPr>
        <w:t>played a significant role</w:t>
      </w:r>
      <w:ins w:id="106" w:author="Sean Vrieland" w:date="2023-10-30T20:11:00Z">
        <w:r w:rsidR="00F30C4F">
          <w:rPr>
            <w:lang w:val="en-GB"/>
          </w:rPr>
          <w:t xml:space="preserve"> among the manuscript’s holders</w:t>
        </w:r>
      </w:ins>
      <w:r w:rsidR="00945B5B">
        <w:rPr>
          <w:lang w:val="en-GB"/>
        </w:rPr>
        <w:t xml:space="preserve"> in adding valuable information</w:t>
      </w:r>
      <w:del w:id="107" w:author="Sean Vrieland" w:date="2023-10-30T20:12:00Z">
        <w:r w:rsidR="00945B5B" w:rsidDel="00F30C4F">
          <w:rPr>
            <w:lang w:val="en-GB"/>
          </w:rPr>
          <w:delText xml:space="preserve"> to the manuscript</w:delText>
        </w:r>
      </w:del>
      <w:r w:rsidR="00945B5B">
        <w:rPr>
          <w:lang w:val="en-GB"/>
        </w:rPr>
        <w:t>, documenting its original state</w:t>
      </w:r>
      <w:r w:rsidR="006676F9">
        <w:rPr>
          <w:lang w:val="en-GB"/>
        </w:rPr>
        <w:t>,</w:t>
      </w:r>
      <w:r w:rsidR="00945B5B">
        <w:rPr>
          <w:lang w:val="en-GB"/>
        </w:rPr>
        <w:t xml:space="preserve"> and providing details on </w:t>
      </w:r>
      <w:r w:rsidR="0087572A">
        <w:rPr>
          <w:lang w:val="en-GB"/>
        </w:rPr>
        <w:t xml:space="preserve">the </w:t>
      </w:r>
      <w:r w:rsidR="0092425A">
        <w:rPr>
          <w:lang w:val="en-GB"/>
        </w:rPr>
        <w:t xml:space="preserve">mentioned </w:t>
      </w:r>
      <w:r w:rsidR="00945B5B">
        <w:rPr>
          <w:lang w:val="en-GB"/>
        </w:rPr>
        <w:t>lacunae through six AM-slips attached</w:t>
      </w:r>
      <w:r w:rsidR="00126B66">
        <w:rPr>
          <w:lang w:val="en-GB"/>
        </w:rPr>
        <w:t xml:space="preserve"> </w:t>
      </w:r>
      <w:r w:rsidRPr="009C22E0">
        <w:rPr>
          <w:lang w:val="en-GB"/>
        </w:rPr>
        <w:t>to the</w:t>
      </w:r>
      <w:r w:rsidR="00126B66">
        <w:rPr>
          <w:lang w:val="en-GB"/>
        </w:rPr>
        <w:t xml:space="preserve"> beginning and the end of the</w:t>
      </w:r>
      <w:r w:rsidRPr="009C22E0">
        <w:rPr>
          <w:lang w:val="en-GB"/>
        </w:rPr>
        <w:t xml:space="preserve"> manuscript</w:t>
      </w:r>
      <w:r w:rsidR="00126B66">
        <w:rPr>
          <w:lang w:val="en-GB"/>
        </w:rPr>
        <w:t>.</w:t>
      </w:r>
    </w:p>
    <w:p w14:paraId="631DF74A" w14:textId="72EB7B50" w:rsidR="0012038F" w:rsidRDefault="0040665C" w:rsidP="0012038F">
      <w:pPr>
        <w:spacing w:line="276" w:lineRule="auto"/>
        <w:jc w:val="both"/>
        <w:rPr>
          <w:lang w:val="en-GB"/>
        </w:rPr>
      </w:pPr>
      <w:r w:rsidRPr="0040665C">
        <w:rPr>
          <w:lang w:val="en-GB"/>
        </w:rPr>
        <w:t>The margins of AM 243</w:t>
      </w:r>
      <w:ins w:id="108" w:author="Sean Vrieland" w:date="2023-10-30T20:12:00Z">
        <w:r w:rsidR="00F30C4F">
          <w:rPr>
            <w:lang w:val="en-GB"/>
          </w:rPr>
          <w:t xml:space="preserve"> </w:t>
        </w:r>
        <w:r w:rsidR="00F30C4F">
          <w:rPr>
            <w:lang w:val="en-GB"/>
          </w:rPr>
          <w:t>b</w:t>
        </w:r>
        <w:r w:rsidR="00F30C4F">
          <w:rPr>
            <w:lang w:val="el-GR"/>
          </w:rPr>
          <w:t>α</w:t>
        </w:r>
        <w:r w:rsidR="00F30C4F" w:rsidRPr="005E56C4">
          <w:rPr>
            <w:lang w:val="en-US"/>
          </w:rPr>
          <w:t xml:space="preserve"> </w:t>
        </w:r>
        <w:r w:rsidR="00F30C4F">
          <w:rPr>
            <w:lang w:val="fo-FO"/>
          </w:rPr>
          <w:t>fol.</w:t>
        </w:r>
      </w:ins>
      <w:r w:rsidRPr="0040665C">
        <w:rPr>
          <w:lang w:val="en-GB"/>
        </w:rPr>
        <w:t xml:space="preserve"> reveal fascinating additions made by later readers, primarily </w:t>
      </w:r>
      <w:del w:id="109" w:author="Sean Vrieland" w:date="2023-10-30T20:12:00Z">
        <w:r w:rsidRPr="0040665C" w:rsidDel="00F30C4F">
          <w:rPr>
            <w:lang w:val="en-GB"/>
          </w:rPr>
          <w:delText xml:space="preserve">from </w:delText>
        </w:r>
      </w:del>
      <w:ins w:id="110" w:author="Sean Vrieland" w:date="2023-10-30T20:12:00Z">
        <w:r w:rsidR="00F30C4F">
          <w:rPr>
            <w:lang w:val="en-GB"/>
          </w:rPr>
          <w:t>in</w:t>
        </w:r>
        <w:r w:rsidR="00F30C4F" w:rsidRPr="0040665C">
          <w:rPr>
            <w:lang w:val="en-GB"/>
          </w:rPr>
          <w:t xml:space="preserve"> </w:t>
        </w:r>
      </w:ins>
      <w:r w:rsidRPr="0040665C">
        <w:rPr>
          <w:lang w:val="en-GB"/>
        </w:rPr>
        <w:t xml:space="preserve">the 14th and 15th centuries. </w:t>
      </w:r>
      <w:r w:rsidR="003039A3">
        <w:rPr>
          <w:lang w:val="en-GB"/>
        </w:rPr>
        <w:t>Some of t</w:t>
      </w:r>
      <w:r w:rsidRPr="0040665C">
        <w:rPr>
          <w:lang w:val="en-GB"/>
        </w:rPr>
        <w:t xml:space="preserve">hese marginalia serve as helpful navigational aids, guiding readers through the text and allowing them to </w:t>
      </w:r>
      <w:r w:rsidR="005E0BDB">
        <w:rPr>
          <w:lang w:val="en-GB"/>
        </w:rPr>
        <w:t>quickly</w:t>
      </w:r>
      <w:r w:rsidRPr="0040665C">
        <w:rPr>
          <w:lang w:val="en-GB"/>
        </w:rPr>
        <w:t xml:space="preserve"> transition from one topic to the next. </w:t>
      </w:r>
      <w:r w:rsidR="008D26F3">
        <w:rPr>
          <w:lang w:val="en-GB"/>
        </w:rPr>
        <w:t>Several</w:t>
      </w:r>
      <w:r w:rsidR="00C4793A">
        <w:rPr>
          <w:lang w:val="en-GB"/>
        </w:rPr>
        <w:t xml:space="preserve"> </w:t>
      </w:r>
      <w:r w:rsidR="009D25BC">
        <w:rPr>
          <w:lang w:val="en-GB"/>
        </w:rPr>
        <w:t xml:space="preserve">marginal </w:t>
      </w:r>
      <w:r w:rsidR="00C4793A">
        <w:rPr>
          <w:lang w:val="en-GB"/>
        </w:rPr>
        <w:t xml:space="preserve">structuring devices show repetitions of names or specific keywords </w:t>
      </w:r>
      <w:r w:rsidR="00B95637">
        <w:rPr>
          <w:lang w:val="en-GB"/>
        </w:rPr>
        <w:t xml:space="preserve">taken from the main text </w:t>
      </w:r>
      <w:r w:rsidR="009D25BC">
        <w:rPr>
          <w:lang w:val="en-GB"/>
        </w:rPr>
        <w:t xml:space="preserve">as </w:t>
      </w:r>
      <w:r w:rsidR="006D4D4F">
        <w:rPr>
          <w:lang w:val="en-GB"/>
        </w:rPr>
        <w:t xml:space="preserve">shown </w:t>
      </w:r>
      <w:r w:rsidR="009D25BC">
        <w:rPr>
          <w:lang w:val="en-GB"/>
        </w:rPr>
        <w:t>in fig. 2. Other</w:t>
      </w:r>
      <w:r w:rsidR="00010DDE">
        <w:rPr>
          <w:lang w:val="en-GB"/>
        </w:rPr>
        <w:t>s</w:t>
      </w:r>
      <w:r w:rsidR="009D25BC">
        <w:rPr>
          <w:lang w:val="en-GB"/>
        </w:rPr>
        <w:t xml:space="preserve"> offer brief summaries of specific passages, akin to titles</w:t>
      </w:r>
      <w:r w:rsidR="00E65D52">
        <w:rPr>
          <w:lang w:val="en-GB"/>
        </w:rPr>
        <w:t>, as in fig. 3.</w:t>
      </w:r>
    </w:p>
    <w:p w14:paraId="39881CDF" w14:textId="77777777" w:rsidR="00E65D52" w:rsidRPr="007258E8" w:rsidRDefault="00E65D52" w:rsidP="00E65D52">
      <w:pPr>
        <w:spacing w:after="0"/>
        <w:rPr>
          <w:rFonts w:ascii="Times New Roman" w:eastAsia="Times New Roman" w:hAnsi="Times New Roman"/>
          <w:lang w:eastAsia="nb-NO"/>
        </w:rPr>
      </w:pPr>
      <w:r w:rsidRPr="007258E8">
        <w:rPr>
          <w:noProof/>
          <w:lang w:val="en-US" w:eastAsia="da-DK"/>
        </w:rPr>
        <w:drawing>
          <wp:inline distT="0" distB="0" distL="0" distR="0" wp14:anchorId="665BE454" wp14:editId="6E5366D2">
            <wp:extent cx="3660622" cy="801859"/>
            <wp:effectExtent l="0" t="0" r="0" b="0"/>
            <wp:docPr id="1586904302" name="Picture 1586904302"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PowerPoint&#10;&#10;Description automatically generated"/>
                    <pic:cNvPicPr/>
                  </pic:nvPicPr>
                  <pic:blipFill rotWithShape="1">
                    <a:blip r:embed="rId12"/>
                    <a:srcRect l="37570" t="36399" r="41305" b="55375"/>
                    <a:stretch/>
                  </pic:blipFill>
                  <pic:spPr bwMode="auto">
                    <a:xfrm>
                      <a:off x="0" y="0"/>
                      <a:ext cx="3705023" cy="81158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5C875CC" w14:textId="3D27F005" w:rsidR="00E65D52" w:rsidRPr="001331F3" w:rsidRDefault="00E65D52" w:rsidP="00E65D52">
      <w:pPr>
        <w:rPr>
          <w:lang w:val="en-GB"/>
        </w:rPr>
      </w:pPr>
      <w:r w:rsidRPr="001331F3">
        <w:rPr>
          <w:lang w:val="en-GB"/>
        </w:rPr>
        <w:t>Fig. 2: Repetition of the name ‘Zenophilus’ in the margins, f. 46v.</w:t>
      </w:r>
    </w:p>
    <w:p w14:paraId="361D32AE" w14:textId="77777777" w:rsidR="000E44F8" w:rsidRPr="001331F3" w:rsidRDefault="000E44F8" w:rsidP="000E44F8">
      <w:pPr>
        <w:spacing w:after="0"/>
        <w:rPr>
          <w:lang w:val="en-GB"/>
        </w:rPr>
      </w:pPr>
      <w:r w:rsidRPr="001331F3">
        <w:rPr>
          <w:noProof/>
          <w:lang w:val="en-US" w:eastAsia="da-DK"/>
        </w:rPr>
        <w:drawing>
          <wp:inline distT="0" distB="0" distL="0" distR="0" wp14:anchorId="167C7350" wp14:editId="57DCFBB9">
            <wp:extent cx="3263774" cy="1695678"/>
            <wp:effectExtent l="0" t="0" r="0" b="0"/>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rotWithShape="1">
                    <a:blip r:embed="rId13"/>
                    <a:srcRect l="39140" t="50601" r="41483" b="31501"/>
                    <a:stretch/>
                  </pic:blipFill>
                  <pic:spPr bwMode="auto">
                    <a:xfrm>
                      <a:off x="0" y="0"/>
                      <a:ext cx="3279110" cy="1703646"/>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492CB7EA" w14:textId="6C53CCBF" w:rsidR="00D54E0B" w:rsidRPr="001331F3" w:rsidRDefault="000E44F8" w:rsidP="00007BA9">
      <w:pPr>
        <w:rPr>
          <w:lang w:val="en-GB"/>
        </w:rPr>
      </w:pPr>
      <w:r w:rsidRPr="00F82C1D">
        <w:rPr>
          <w:lang w:val="en-GB"/>
        </w:rPr>
        <w:t xml:space="preserve">Fig. 3: Short </w:t>
      </w:r>
      <w:r w:rsidR="006D4D4F" w:rsidRPr="00F82C1D">
        <w:rPr>
          <w:lang w:val="en-GB"/>
        </w:rPr>
        <w:t>summary</w:t>
      </w:r>
      <w:r w:rsidRPr="00F82C1D">
        <w:rPr>
          <w:lang w:val="en-GB"/>
        </w:rPr>
        <w:t xml:space="preserve"> </w:t>
      </w:r>
      <w:r w:rsidR="006D4D4F" w:rsidRPr="00F82C1D">
        <w:rPr>
          <w:lang w:val="en-GB"/>
        </w:rPr>
        <w:t>reading</w:t>
      </w:r>
      <w:ins w:id="111" w:author="Sean Vrieland" w:date="2023-10-30T20:13:00Z">
        <w:r w:rsidR="00F30C4F">
          <w:rPr>
            <w:lang w:val="en-GB"/>
          </w:rPr>
          <w:t xml:space="preserve"> </w:t>
        </w:r>
        <w:r w:rsidR="00F30C4F">
          <w:rPr>
            <w:i/>
            <w:iCs/>
            <w:lang w:val="en-GB"/>
          </w:rPr>
          <w:t xml:space="preserve">Huat vapn a skipu(m) </w:t>
        </w:r>
        <w:commentRangeStart w:id="112"/>
        <w:r w:rsidR="00E03A73">
          <w:rPr>
            <w:i/>
            <w:iCs/>
            <w:lang w:val="en-GB"/>
          </w:rPr>
          <w:t>þærf</w:t>
        </w:r>
      </w:ins>
      <w:r w:rsidRPr="00F82C1D">
        <w:rPr>
          <w:lang w:val="en-GB"/>
        </w:rPr>
        <w:t xml:space="preserve"> </w:t>
      </w:r>
      <w:commentRangeEnd w:id="112"/>
      <w:r w:rsidR="00E03A73">
        <w:rPr>
          <w:rStyle w:val="CommentReference"/>
        </w:rPr>
        <w:commentReference w:id="112"/>
      </w:r>
      <w:r w:rsidRPr="00F82C1D">
        <w:rPr>
          <w:lang w:val="en-GB"/>
        </w:rPr>
        <w:t>‘what kind of weapons</w:t>
      </w:r>
      <w:r w:rsidR="008E1F0A" w:rsidRPr="00F82C1D">
        <w:rPr>
          <w:lang w:val="en-GB"/>
        </w:rPr>
        <w:t xml:space="preserve"> </w:t>
      </w:r>
      <w:r w:rsidRPr="00F82C1D">
        <w:rPr>
          <w:lang w:val="en-GB"/>
        </w:rPr>
        <w:t>one need</w:t>
      </w:r>
      <w:r w:rsidR="008E1F0A" w:rsidRPr="00F82C1D">
        <w:rPr>
          <w:lang w:val="en-GB"/>
        </w:rPr>
        <w:t>s</w:t>
      </w:r>
      <w:r w:rsidRPr="00F82C1D">
        <w:rPr>
          <w:lang w:val="en-GB"/>
        </w:rPr>
        <w:t xml:space="preserve"> on a ship</w:t>
      </w:r>
      <w:r w:rsidR="006D4D4F" w:rsidRPr="00F82C1D">
        <w:rPr>
          <w:lang w:val="en-GB"/>
        </w:rPr>
        <w:t>’</w:t>
      </w:r>
      <w:r w:rsidRPr="00F82C1D">
        <w:rPr>
          <w:lang w:val="en-GB"/>
        </w:rPr>
        <w:t>, f. 39r</w:t>
      </w:r>
      <w:r w:rsidR="00007BA9" w:rsidRPr="00F82C1D">
        <w:rPr>
          <w:lang w:val="en-GB"/>
        </w:rPr>
        <w:t>.</w:t>
      </w:r>
    </w:p>
    <w:p w14:paraId="631A7170" w14:textId="4393D7A2" w:rsidR="00D96EAC" w:rsidRDefault="00E42D9B" w:rsidP="003A42D9">
      <w:pPr>
        <w:spacing w:line="276" w:lineRule="auto"/>
        <w:jc w:val="both"/>
        <w:rPr>
          <w:lang w:val="en-GB"/>
        </w:rPr>
      </w:pPr>
      <w:r>
        <w:rPr>
          <w:lang w:val="en-GB"/>
        </w:rPr>
        <w:t>And there is even</w:t>
      </w:r>
      <w:r w:rsidR="002D776C">
        <w:rPr>
          <w:lang w:val="en-GB"/>
        </w:rPr>
        <w:t xml:space="preserve"> more to these guiding aids! </w:t>
      </w:r>
      <w:r w:rsidR="00C5221B">
        <w:rPr>
          <w:lang w:val="en-GB"/>
        </w:rPr>
        <w:t>Some of the comments and notes form a</w:t>
      </w:r>
      <w:r w:rsidR="007E11A0">
        <w:rPr>
          <w:lang w:val="en-GB"/>
        </w:rPr>
        <w:t xml:space="preserve"> kind of</w:t>
      </w:r>
      <w:r w:rsidR="00C5221B">
        <w:rPr>
          <w:lang w:val="en-GB"/>
        </w:rPr>
        <w:t xml:space="preserve"> collaboration between the author and later reader</w:t>
      </w:r>
      <w:r w:rsidR="0098638A" w:rsidRPr="0098638A">
        <w:rPr>
          <w:lang w:val="en-GB"/>
        </w:rPr>
        <w:t xml:space="preserve"> </w:t>
      </w:r>
      <w:r w:rsidR="0098638A">
        <w:rPr>
          <w:lang w:val="en-GB"/>
        </w:rPr>
        <w:t>throughout time</w:t>
      </w:r>
      <w:r w:rsidR="002D5B05">
        <w:rPr>
          <w:lang w:val="en-GB"/>
        </w:rPr>
        <w:t>. These</w:t>
      </w:r>
      <w:r w:rsidR="003507D8">
        <w:rPr>
          <w:lang w:val="en-GB"/>
        </w:rPr>
        <w:t xml:space="preserve"> combined efforts to make the manuscript text more easily approachable </w:t>
      </w:r>
      <w:r w:rsidR="007D5194">
        <w:rPr>
          <w:lang w:val="en-GB"/>
        </w:rPr>
        <w:t>opera</w:t>
      </w:r>
      <w:r w:rsidR="002D5B05">
        <w:rPr>
          <w:lang w:val="en-GB"/>
        </w:rPr>
        <w:t xml:space="preserve">te </w:t>
      </w:r>
      <w:r w:rsidR="007D5194">
        <w:rPr>
          <w:lang w:val="en-GB"/>
        </w:rPr>
        <w:t xml:space="preserve">on three distinct yet interconnected levels </w:t>
      </w:r>
      <w:r w:rsidR="0010321A">
        <w:rPr>
          <w:lang w:val="en-GB"/>
        </w:rPr>
        <w:t>– textual, graphical, and notational</w:t>
      </w:r>
      <w:r w:rsidR="001331F3" w:rsidRPr="001331F3">
        <w:rPr>
          <w:lang w:val="en-GB"/>
        </w:rPr>
        <w:t xml:space="preserve">. </w:t>
      </w:r>
      <w:r w:rsidR="00395C87">
        <w:rPr>
          <w:lang w:val="en-GB"/>
        </w:rPr>
        <w:t>Th</w:t>
      </w:r>
      <w:r w:rsidR="00F0115B">
        <w:rPr>
          <w:lang w:val="en-GB"/>
        </w:rPr>
        <w:t>e</w:t>
      </w:r>
      <w:r w:rsidR="00395C87" w:rsidRPr="001331F3">
        <w:rPr>
          <w:lang w:val="en-GB"/>
        </w:rPr>
        <w:t xml:space="preserve"> structuring of information</w:t>
      </w:r>
      <w:r w:rsidR="00F0115B">
        <w:rPr>
          <w:lang w:val="en-GB"/>
        </w:rPr>
        <w:t xml:space="preserve"> both on a purely textual but also on a visual level</w:t>
      </w:r>
      <w:r w:rsidR="00395C87" w:rsidRPr="001331F3">
        <w:rPr>
          <w:lang w:val="en-GB"/>
        </w:rPr>
        <w:t xml:space="preserve"> has gone through several editorial processes to complete a </w:t>
      </w:r>
      <w:commentRangeStart w:id="113"/>
      <w:r w:rsidR="00395C87" w:rsidRPr="001331F3">
        <w:rPr>
          <w:lang w:val="en-GB"/>
        </w:rPr>
        <w:t xml:space="preserve">guiding process </w:t>
      </w:r>
      <w:commentRangeEnd w:id="113"/>
      <w:r w:rsidR="00E03A73">
        <w:rPr>
          <w:rStyle w:val="CommentReference"/>
        </w:rPr>
        <w:commentReference w:id="113"/>
      </w:r>
      <w:r w:rsidR="00395C87" w:rsidRPr="001331F3">
        <w:rPr>
          <w:lang w:val="en-GB"/>
        </w:rPr>
        <w:t>for readers.</w:t>
      </w:r>
      <w:r w:rsidR="00D96EAC">
        <w:rPr>
          <w:lang w:val="en-GB"/>
        </w:rPr>
        <w:t xml:space="preserve"> If we for example </w:t>
      </w:r>
      <w:commentRangeStart w:id="114"/>
      <w:r w:rsidR="00D96EAC">
        <w:rPr>
          <w:lang w:val="en-GB"/>
        </w:rPr>
        <w:t>delve</w:t>
      </w:r>
      <w:r w:rsidR="00141C60">
        <w:rPr>
          <w:lang w:val="en-GB"/>
        </w:rPr>
        <w:t xml:space="preserve"> into the Norwegian periphery</w:t>
      </w:r>
      <w:commentRangeEnd w:id="114"/>
      <w:r w:rsidR="00E03A73">
        <w:rPr>
          <w:rStyle w:val="CommentReference"/>
        </w:rPr>
        <w:commentReference w:id="114"/>
      </w:r>
      <w:r w:rsidR="00141C60">
        <w:rPr>
          <w:lang w:val="en-GB"/>
        </w:rPr>
        <w:t xml:space="preserve">, specifically the chapter on Ireland, we encounter the introduction of three lakes, each </w:t>
      </w:r>
      <w:r w:rsidR="00840DE9">
        <w:rPr>
          <w:lang w:val="en-GB"/>
        </w:rPr>
        <w:t>connected to</w:t>
      </w:r>
      <w:r w:rsidR="00141C60">
        <w:rPr>
          <w:lang w:val="en-GB"/>
        </w:rPr>
        <w:t xml:space="preserve"> </w:t>
      </w:r>
      <w:r w:rsidR="00840DE9" w:rsidRPr="00FF4021">
        <w:rPr>
          <w:lang w:val="en-GB"/>
        </w:rPr>
        <w:t xml:space="preserve">miraculous </w:t>
      </w:r>
      <w:r w:rsidR="00141C60">
        <w:rPr>
          <w:lang w:val="en-GB"/>
        </w:rPr>
        <w:t xml:space="preserve">happenings. </w:t>
      </w:r>
    </w:p>
    <w:p w14:paraId="35398DAA" w14:textId="61B2DCFD" w:rsidR="001331F3" w:rsidRPr="001331F3" w:rsidRDefault="00623E40" w:rsidP="003A42D9">
      <w:pPr>
        <w:spacing w:line="276" w:lineRule="auto"/>
        <w:jc w:val="both"/>
        <w:rPr>
          <w:lang w:val="en-GB"/>
        </w:rPr>
      </w:pPr>
      <w:r>
        <w:rPr>
          <w:lang w:val="en-GB"/>
        </w:rPr>
        <w:t xml:space="preserve">The description of the wonders </w:t>
      </w:r>
      <w:r w:rsidR="00C00F28">
        <w:rPr>
          <w:lang w:val="en-GB"/>
        </w:rPr>
        <w:t>associated with</w:t>
      </w:r>
      <w:r w:rsidR="00CA5EF7">
        <w:rPr>
          <w:lang w:val="en-GB"/>
        </w:rPr>
        <w:t xml:space="preserve"> these lakes follow</w:t>
      </w:r>
      <w:r w:rsidR="00D46847">
        <w:rPr>
          <w:lang w:val="en-GB"/>
        </w:rPr>
        <w:t>s</w:t>
      </w:r>
      <w:r w:rsidR="00CA5EF7">
        <w:rPr>
          <w:lang w:val="en-GB"/>
        </w:rPr>
        <w:t xml:space="preserve"> a </w:t>
      </w:r>
      <w:r w:rsidR="001331F3" w:rsidRPr="001331F3">
        <w:rPr>
          <w:lang w:val="en-GB"/>
        </w:rPr>
        <w:t>rhythm</w:t>
      </w:r>
      <w:r w:rsidR="00A81135">
        <w:rPr>
          <w:lang w:val="en-GB"/>
        </w:rPr>
        <w:t>ic pattern, empl</w:t>
      </w:r>
      <w:r w:rsidR="00D46847">
        <w:rPr>
          <w:lang w:val="en-GB"/>
        </w:rPr>
        <w:t>o</w:t>
      </w:r>
      <w:r w:rsidR="00A81135">
        <w:rPr>
          <w:lang w:val="en-GB"/>
        </w:rPr>
        <w:t xml:space="preserve">ying a repeating </w:t>
      </w:r>
      <w:r w:rsidR="001331F3" w:rsidRPr="001331F3">
        <w:rPr>
          <w:lang w:val="en-GB"/>
        </w:rPr>
        <w:t xml:space="preserve">formula </w:t>
      </w:r>
      <w:r w:rsidR="00D46847">
        <w:rPr>
          <w:lang w:val="en-GB"/>
        </w:rPr>
        <w:t>that</w:t>
      </w:r>
      <w:r w:rsidR="001331F3" w:rsidRPr="001331F3">
        <w:rPr>
          <w:lang w:val="en-GB"/>
        </w:rPr>
        <w:t xml:space="preserve"> reads (in variants): </w:t>
      </w:r>
      <w:r w:rsidR="001331F3" w:rsidRPr="00CA5EF7">
        <w:rPr>
          <w:i/>
          <w:iCs/>
          <w:lang w:val="en-GB"/>
        </w:rPr>
        <w:t>Ða er þar ænn vatn æitt miket</w:t>
      </w:r>
      <w:r w:rsidR="001331F3" w:rsidRPr="001331F3">
        <w:rPr>
          <w:lang w:val="en-GB"/>
        </w:rPr>
        <w:t xml:space="preserve"> … (6v, col.a:27, ‘Then there is a large lake ...’). </w:t>
      </w:r>
      <w:r w:rsidR="00CA5EF7">
        <w:rPr>
          <w:lang w:val="en-GB"/>
        </w:rPr>
        <w:t>Th</w:t>
      </w:r>
      <w:r w:rsidR="00ED3ABF">
        <w:rPr>
          <w:lang w:val="en-GB"/>
        </w:rPr>
        <w:t>is repetition (marked by underlining in fig. 4</w:t>
      </w:r>
      <w:r w:rsidR="00CC3FCF">
        <w:rPr>
          <w:lang w:val="en-GB"/>
        </w:rPr>
        <w:t>b-</w:t>
      </w:r>
      <w:r w:rsidR="003A42D9">
        <w:rPr>
          <w:lang w:val="en-GB"/>
        </w:rPr>
        <w:t>d</w:t>
      </w:r>
      <w:r w:rsidR="00ED3ABF">
        <w:rPr>
          <w:lang w:val="en-GB"/>
        </w:rPr>
        <w:t xml:space="preserve">) </w:t>
      </w:r>
      <w:r w:rsidR="001331F3" w:rsidRPr="001331F3">
        <w:rPr>
          <w:lang w:val="en-GB"/>
        </w:rPr>
        <w:t xml:space="preserve">catches the </w:t>
      </w:r>
      <w:r w:rsidR="00AA10BF">
        <w:rPr>
          <w:lang w:val="en-GB"/>
        </w:rPr>
        <w:t xml:space="preserve">reader’s </w:t>
      </w:r>
      <w:r w:rsidR="001331F3" w:rsidRPr="001331F3">
        <w:rPr>
          <w:lang w:val="en-GB"/>
        </w:rPr>
        <w:t>attention</w:t>
      </w:r>
      <w:r w:rsidR="00AA10BF">
        <w:rPr>
          <w:lang w:val="en-GB"/>
        </w:rPr>
        <w:t xml:space="preserve"> on a textual level</w:t>
      </w:r>
      <w:r w:rsidR="001331F3" w:rsidRPr="001331F3">
        <w:rPr>
          <w:lang w:val="en-GB"/>
        </w:rPr>
        <w:t xml:space="preserve">, introducing new referents </w:t>
      </w:r>
      <w:r w:rsidR="00682301">
        <w:rPr>
          <w:lang w:val="en-GB"/>
        </w:rPr>
        <w:t>while maintaining familiarity with the overall topic</w:t>
      </w:r>
      <w:r w:rsidR="001331F3" w:rsidRPr="001331F3">
        <w:rPr>
          <w:lang w:val="en-GB"/>
        </w:rPr>
        <w:t>.</w:t>
      </w:r>
      <w:r w:rsidR="00682301">
        <w:rPr>
          <w:lang w:val="en-GB"/>
        </w:rPr>
        <w:t xml:space="preserve"> Furthermore, visual cues like</w:t>
      </w:r>
      <w:r w:rsidR="0016594E">
        <w:rPr>
          <w:lang w:val="en-GB"/>
        </w:rPr>
        <w:t xml:space="preserve"> initials accompany the introduction of these new elements </w:t>
      </w:r>
      <w:r w:rsidR="0016594E" w:rsidRPr="001331F3">
        <w:rPr>
          <w:lang w:val="en-GB"/>
        </w:rPr>
        <w:t>(</w:t>
      </w:r>
      <w:r w:rsidR="0016594E">
        <w:rPr>
          <w:lang w:val="en-GB"/>
        </w:rPr>
        <w:t>highlighted</w:t>
      </w:r>
      <w:r w:rsidR="0016594E" w:rsidRPr="001331F3">
        <w:rPr>
          <w:lang w:val="en-GB"/>
        </w:rPr>
        <w:t xml:space="preserve"> </w:t>
      </w:r>
      <w:r w:rsidR="0016594E">
        <w:rPr>
          <w:lang w:val="en-GB"/>
        </w:rPr>
        <w:t>in</w:t>
      </w:r>
      <w:r w:rsidR="0016594E" w:rsidRPr="001331F3">
        <w:rPr>
          <w:lang w:val="en-GB"/>
        </w:rPr>
        <w:t xml:space="preserve"> yellow frame</w:t>
      </w:r>
      <w:r w:rsidR="004D6475">
        <w:rPr>
          <w:lang w:val="en-GB"/>
        </w:rPr>
        <w:t>s</w:t>
      </w:r>
      <w:r w:rsidR="0016594E">
        <w:rPr>
          <w:lang w:val="en-GB"/>
        </w:rPr>
        <w:t xml:space="preserve"> in fig. 4a-d</w:t>
      </w:r>
      <w:r w:rsidR="0016594E" w:rsidRPr="001331F3">
        <w:rPr>
          <w:lang w:val="en-GB"/>
        </w:rPr>
        <w:t>)</w:t>
      </w:r>
      <w:r w:rsidR="004D6475">
        <w:rPr>
          <w:lang w:val="en-GB"/>
        </w:rPr>
        <w:t xml:space="preserve">. </w:t>
      </w:r>
      <w:r w:rsidR="00375710">
        <w:rPr>
          <w:lang w:val="en-GB"/>
        </w:rPr>
        <w:t xml:space="preserve">While these devices are used </w:t>
      </w:r>
      <w:r w:rsidR="003F3651">
        <w:rPr>
          <w:lang w:val="en-GB"/>
        </w:rPr>
        <w:t>when writing the manuscript text, later hands thoughtfully added short notes connected to</w:t>
      </w:r>
      <w:r w:rsidR="00310A5E">
        <w:rPr>
          <w:lang w:val="en-GB"/>
        </w:rPr>
        <w:t xml:space="preserve"> the content, and with a similar repetitive angle for the introduction of the lakes</w:t>
      </w:r>
      <w:r w:rsidR="003F3651">
        <w:rPr>
          <w:lang w:val="en-GB"/>
        </w:rPr>
        <w:t xml:space="preserve"> in the margins </w:t>
      </w:r>
      <w:r w:rsidR="003F3651" w:rsidRPr="001331F3">
        <w:rPr>
          <w:lang w:val="en-GB"/>
        </w:rPr>
        <w:t>(</w:t>
      </w:r>
      <w:r w:rsidR="003F3651">
        <w:rPr>
          <w:lang w:val="en-GB"/>
        </w:rPr>
        <w:t>highlighted by red frames in fig. 4a-d</w:t>
      </w:r>
      <w:r w:rsidR="003F3651" w:rsidRPr="001331F3">
        <w:rPr>
          <w:lang w:val="en-GB"/>
        </w:rPr>
        <w:t>)</w:t>
      </w:r>
      <w:r w:rsidR="00453505">
        <w:rPr>
          <w:lang w:val="en-GB"/>
        </w:rPr>
        <w:t>.</w:t>
      </w:r>
      <w:r w:rsidR="00E05359">
        <w:rPr>
          <w:lang w:val="en-GB"/>
        </w:rPr>
        <w:t xml:space="preserve"> </w:t>
      </w:r>
    </w:p>
    <w:p w14:paraId="19B2FA0F" w14:textId="7A80C530" w:rsidR="00D54E0B" w:rsidRPr="001331F3" w:rsidRDefault="001C546C" w:rsidP="00D54E0B">
      <w:pPr>
        <w:spacing w:line="276" w:lineRule="auto"/>
        <w:jc w:val="both"/>
        <w:rPr>
          <w:lang w:val="en-GB"/>
        </w:rPr>
      </w:pPr>
      <w:r w:rsidRPr="000B79D1">
        <w:rPr>
          <w:rFonts w:ascii="Arial" w:hAnsi="Arial" w:cs="Arial"/>
          <w:noProof/>
          <w:sz w:val="20"/>
          <w:szCs w:val="20"/>
          <w:lang w:val="en-US" w:eastAsia="da-DK"/>
        </w:rPr>
        <w:lastRenderedPageBreak/>
        <w:drawing>
          <wp:anchor distT="0" distB="0" distL="114300" distR="114300" simplePos="0" relativeHeight="251658243" behindDoc="1" locked="0" layoutInCell="1" allowOverlap="1" wp14:anchorId="3E309814" wp14:editId="60F1EB04">
            <wp:simplePos x="0" y="0"/>
            <wp:positionH relativeFrom="column">
              <wp:posOffset>0</wp:posOffset>
            </wp:positionH>
            <wp:positionV relativeFrom="paragraph">
              <wp:posOffset>1905</wp:posOffset>
            </wp:positionV>
            <wp:extent cx="2774315" cy="1558290"/>
            <wp:effectExtent l="0" t="0" r="6985" b="3810"/>
            <wp:wrapTight wrapText="bothSides">
              <wp:wrapPolygon edited="0">
                <wp:start x="0" y="0"/>
                <wp:lineTo x="0" y="21389"/>
                <wp:lineTo x="21506" y="21389"/>
                <wp:lineTo x="21506" y="0"/>
                <wp:lineTo x="0" y="0"/>
              </wp:wrapPolygon>
            </wp:wrapTight>
            <wp:docPr id="79" name="Picture 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screenshot of a computer&#10;&#10;Description automatically generated"/>
                    <pic:cNvPicPr/>
                  </pic:nvPicPr>
                  <pic:blipFill rotWithShape="1">
                    <a:blip r:embed="rId14" cstate="print">
                      <a:extLst>
                        <a:ext uri="{28A0092B-C50C-407E-A947-70E740481C1C}">
                          <a14:useLocalDpi xmlns:a14="http://schemas.microsoft.com/office/drawing/2010/main" val="0"/>
                        </a:ext>
                      </a:extLst>
                    </a:blip>
                    <a:srcRect l="20697" t="45888" r="55945" b="30789"/>
                    <a:stretch/>
                  </pic:blipFill>
                  <pic:spPr bwMode="auto">
                    <a:xfrm>
                      <a:off x="0" y="0"/>
                      <a:ext cx="2774315" cy="155829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708146D" w14:textId="0CF9BA08" w:rsidR="003A42D9" w:rsidRDefault="003A42D9" w:rsidP="001C546C">
      <w:pPr>
        <w:spacing w:line="276" w:lineRule="auto"/>
        <w:jc w:val="both"/>
        <w:rPr>
          <w:rFonts w:ascii="Arial" w:eastAsia="TITUSCyberbitBasic" w:hAnsi="Arial" w:cs="Arial"/>
          <w:sz w:val="20"/>
          <w:szCs w:val="20"/>
          <w:lang w:val="en-GB"/>
        </w:rPr>
      </w:pPr>
      <w:bookmarkStart w:id="115" w:name="_Hlk66443377"/>
    </w:p>
    <w:p w14:paraId="4CFF18B6" w14:textId="1BCD0C50" w:rsidR="003A42D9" w:rsidRDefault="003A42D9" w:rsidP="001C546C">
      <w:pPr>
        <w:spacing w:line="276" w:lineRule="auto"/>
        <w:jc w:val="both"/>
        <w:rPr>
          <w:rFonts w:ascii="Arial" w:eastAsia="TITUSCyberbitBasic" w:hAnsi="Arial" w:cs="Arial"/>
          <w:sz w:val="20"/>
          <w:szCs w:val="20"/>
          <w:lang w:val="en-GB"/>
        </w:rPr>
      </w:pPr>
    </w:p>
    <w:p w14:paraId="7E7FB641" w14:textId="77777777" w:rsidR="005130D7" w:rsidRDefault="005130D7" w:rsidP="001C546C">
      <w:pPr>
        <w:spacing w:line="276" w:lineRule="auto"/>
        <w:jc w:val="both"/>
        <w:rPr>
          <w:rFonts w:ascii="Arial" w:eastAsia="TITUSCyberbitBasic" w:hAnsi="Arial" w:cs="Arial"/>
          <w:sz w:val="20"/>
          <w:szCs w:val="20"/>
          <w:lang w:val="en-GB"/>
        </w:rPr>
      </w:pPr>
    </w:p>
    <w:p w14:paraId="1E32A5BF" w14:textId="2E2EB52F" w:rsidR="003A42D9" w:rsidRDefault="003A42D9" w:rsidP="001C546C">
      <w:pPr>
        <w:spacing w:line="276" w:lineRule="auto"/>
        <w:jc w:val="both"/>
        <w:rPr>
          <w:rFonts w:ascii="Arial" w:eastAsia="TITUSCyberbitBasic" w:hAnsi="Arial" w:cs="Arial"/>
          <w:sz w:val="20"/>
          <w:szCs w:val="20"/>
          <w:lang w:val="en-GB"/>
        </w:rPr>
      </w:pPr>
    </w:p>
    <w:p w14:paraId="11611A69" w14:textId="64F79793" w:rsidR="00920E52" w:rsidRDefault="00920E52" w:rsidP="007317DF">
      <w:pPr>
        <w:spacing w:line="276" w:lineRule="auto"/>
        <w:jc w:val="both"/>
        <w:rPr>
          <w:rFonts w:ascii="Arial" w:hAnsi="Arial" w:cs="Arial"/>
          <w:noProof/>
          <w:sz w:val="20"/>
          <w:szCs w:val="20"/>
          <w:lang w:val="en-GB"/>
        </w:rPr>
      </w:pPr>
      <w:r>
        <w:rPr>
          <w:rFonts w:ascii="Arial" w:eastAsia="TITUSCyberbitBasic" w:hAnsi="Arial" w:cs="Arial"/>
          <w:sz w:val="20"/>
          <w:szCs w:val="20"/>
          <w:lang w:val="en-GB"/>
        </w:rPr>
        <w:t>F</w:t>
      </w:r>
      <w:r w:rsidR="001C546C" w:rsidRPr="000B79D1">
        <w:rPr>
          <w:rFonts w:ascii="Arial" w:eastAsia="TITUSCyberbitBasic" w:hAnsi="Arial" w:cs="Arial"/>
          <w:sz w:val="20"/>
          <w:szCs w:val="20"/>
          <w:lang w:val="en-GB"/>
        </w:rPr>
        <w:t>ig</w:t>
      </w:r>
      <w:r w:rsidR="009A2C6B">
        <w:rPr>
          <w:rFonts w:ascii="Arial" w:eastAsia="TITUSCyberbitBasic" w:hAnsi="Arial" w:cs="Arial"/>
          <w:sz w:val="20"/>
          <w:szCs w:val="20"/>
          <w:lang w:val="en-GB"/>
        </w:rPr>
        <w:t>.</w:t>
      </w:r>
      <w:r w:rsidR="001C546C" w:rsidRPr="000B79D1">
        <w:rPr>
          <w:rFonts w:ascii="Arial" w:eastAsia="TITUSCyberbitBasic" w:hAnsi="Arial" w:cs="Arial"/>
          <w:sz w:val="20"/>
          <w:szCs w:val="20"/>
          <w:lang w:val="en-GB"/>
        </w:rPr>
        <w:t xml:space="preserve"> </w:t>
      </w:r>
      <w:r w:rsidR="001C546C">
        <w:rPr>
          <w:rFonts w:ascii="Arial" w:eastAsia="TITUSCyberbitBasic" w:hAnsi="Arial" w:cs="Arial"/>
          <w:sz w:val="20"/>
          <w:szCs w:val="20"/>
          <w:lang w:val="en-GB"/>
        </w:rPr>
        <w:t>4a</w:t>
      </w:r>
      <w:r w:rsidR="001C546C" w:rsidRPr="000B79D1">
        <w:rPr>
          <w:rFonts w:ascii="Arial" w:eastAsia="TITUSCyberbitBasic" w:hAnsi="Arial" w:cs="Arial"/>
          <w:sz w:val="20"/>
          <w:szCs w:val="20"/>
          <w:lang w:val="en-GB"/>
        </w:rPr>
        <w:t xml:space="preserve">: fol. </w:t>
      </w:r>
      <w:r w:rsidR="00DB7D21">
        <w:rPr>
          <w:rFonts w:ascii="Arial" w:eastAsia="TITUSCyberbitBasic" w:hAnsi="Arial" w:cs="Arial"/>
          <w:sz w:val="20"/>
          <w:szCs w:val="20"/>
          <w:lang w:val="en-GB"/>
        </w:rPr>
        <w:t>14r</w:t>
      </w:r>
      <w:r w:rsidR="001C546C" w:rsidRPr="000B79D1">
        <w:rPr>
          <w:rFonts w:ascii="Arial" w:eastAsia="TITUSCyberbitBasic" w:hAnsi="Arial" w:cs="Arial"/>
          <w:sz w:val="20"/>
          <w:szCs w:val="20"/>
          <w:lang w:val="en-GB"/>
        </w:rPr>
        <w:t>,</w:t>
      </w:r>
      <w:bookmarkStart w:id="116" w:name="_Hlk66443390"/>
      <w:bookmarkEnd w:id="115"/>
      <w:r w:rsidR="00DB7D21">
        <w:rPr>
          <w:rFonts w:ascii="Arial" w:eastAsia="TITUSCyberbitBasic" w:hAnsi="Arial" w:cs="Arial"/>
          <w:sz w:val="20"/>
          <w:szCs w:val="20"/>
          <w:lang w:val="en-GB"/>
        </w:rPr>
        <w:t xml:space="preserve"> </w:t>
      </w:r>
      <w:r>
        <w:rPr>
          <w:rFonts w:ascii="Arial" w:hAnsi="Arial" w:cs="Arial"/>
          <w:noProof/>
          <w:sz w:val="20"/>
          <w:szCs w:val="20"/>
          <w:lang w:val="en-GB"/>
        </w:rPr>
        <w:t>Introduction of the overall topic.</w:t>
      </w:r>
    </w:p>
    <w:p w14:paraId="52CEDCC0" w14:textId="77777777" w:rsidR="00DB7D21" w:rsidRDefault="00DB7D21" w:rsidP="007317DF">
      <w:pPr>
        <w:spacing w:line="276" w:lineRule="auto"/>
        <w:jc w:val="both"/>
        <w:rPr>
          <w:rFonts w:ascii="Arial" w:hAnsi="Arial" w:cs="Arial"/>
          <w:noProof/>
          <w:sz w:val="20"/>
          <w:szCs w:val="20"/>
          <w:lang w:val="en-GB"/>
        </w:rPr>
      </w:pPr>
    </w:p>
    <w:p w14:paraId="480E60FC" w14:textId="77777777" w:rsidR="000C4399" w:rsidRDefault="000C4399" w:rsidP="007317DF">
      <w:pPr>
        <w:spacing w:line="276" w:lineRule="auto"/>
        <w:jc w:val="both"/>
        <w:rPr>
          <w:rFonts w:ascii="Arial" w:hAnsi="Arial" w:cs="Arial"/>
          <w:noProof/>
          <w:sz w:val="20"/>
          <w:szCs w:val="20"/>
          <w:lang w:val="en-GB"/>
        </w:rPr>
      </w:pPr>
    </w:p>
    <w:p w14:paraId="4EBF9E9A" w14:textId="77777777" w:rsidR="000C4399" w:rsidRDefault="000C4399" w:rsidP="007317DF">
      <w:pPr>
        <w:spacing w:line="276" w:lineRule="auto"/>
        <w:jc w:val="both"/>
        <w:rPr>
          <w:rFonts w:ascii="Arial" w:hAnsi="Arial" w:cs="Arial"/>
          <w:noProof/>
          <w:sz w:val="20"/>
          <w:szCs w:val="20"/>
          <w:lang w:val="en-GB"/>
        </w:rPr>
      </w:pPr>
    </w:p>
    <w:p w14:paraId="6898FFF9" w14:textId="660B191A" w:rsidR="00920E52" w:rsidRDefault="00920E52" w:rsidP="007317DF">
      <w:pPr>
        <w:spacing w:line="276" w:lineRule="auto"/>
        <w:jc w:val="both"/>
        <w:rPr>
          <w:rFonts w:ascii="Arial" w:hAnsi="Arial" w:cs="Arial"/>
          <w:noProof/>
          <w:sz w:val="20"/>
          <w:szCs w:val="20"/>
          <w:lang w:val="en-GB"/>
        </w:rPr>
      </w:pPr>
      <w:r w:rsidRPr="000B79D1">
        <w:rPr>
          <w:rFonts w:ascii="Arial" w:hAnsi="Arial" w:cs="Arial"/>
          <w:noProof/>
          <w:sz w:val="20"/>
          <w:szCs w:val="20"/>
          <w:lang w:val="en-US" w:eastAsia="da-DK"/>
        </w:rPr>
        <w:drawing>
          <wp:anchor distT="0" distB="0" distL="114300" distR="114300" simplePos="0" relativeHeight="251658242" behindDoc="1" locked="0" layoutInCell="1" allowOverlap="1" wp14:anchorId="1A4FDE23" wp14:editId="1714245B">
            <wp:simplePos x="0" y="0"/>
            <wp:positionH relativeFrom="column">
              <wp:posOffset>-635</wp:posOffset>
            </wp:positionH>
            <wp:positionV relativeFrom="paragraph">
              <wp:posOffset>118745</wp:posOffset>
            </wp:positionV>
            <wp:extent cx="3235960" cy="969010"/>
            <wp:effectExtent l="0" t="0" r="2540" b="2540"/>
            <wp:wrapTight wrapText="bothSides">
              <wp:wrapPolygon edited="0">
                <wp:start x="0" y="0"/>
                <wp:lineTo x="0" y="21232"/>
                <wp:lineTo x="21490" y="21232"/>
                <wp:lineTo x="21490" y="0"/>
                <wp:lineTo x="0" y="0"/>
              </wp:wrapPolygon>
            </wp:wrapTight>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pic:nvPicPr>
                  <pic:blipFill rotWithShape="1">
                    <a:blip r:embed="rId15">
                      <a:extLst>
                        <a:ext uri="{28A0092B-C50C-407E-A947-70E740481C1C}">
                          <a14:useLocalDpi xmlns:a14="http://schemas.microsoft.com/office/drawing/2010/main" val="0"/>
                        </a:ext>
                      </a:extLst>
                    </a:blip>
                    <a:srcRect l="6293" t="40598" r="74161" b="48984"/>
                    <a:stretch/>
                  </pic:blipFill>
                  <pic:spPr bwMode="auto">
                    <a:xfrm>
                      <a:off x="0" y="0"/>
                      <a:ext cx="3235960" cy="96901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CC9B297" w14:textId="553EE30B" w:rsidR="000C4399" w:rsidRDefault="003A42D9" w:rsidP="007317DF">
      <w:pPr>
        <w:spacing w:line="276" w:lineRule="auto"/>
        <w:jc w:val="both"/>
        <w:rPr>
          <w:rFonts w:ascii="Arial" w:hAnsi="Arial" w:cs="Arial"/>
          <w:noProof/>
          <w:sz w:val="20"/>
          <w:szCs w:val="20"/>
          <w:lang w:val="en-GB"/>
        </w:rPr>
      </w:pPr>
      <w:r>
        <w:rPr>
          <w:rFonts w:ascii="Arial" w:hAnsi="Arial" w:cs="Arial"/>
          <w:noProof/>
          <w:sz w:val="20"/>
          <w:szCs w:val="20"/>
          <w:lang w:val="en-GB"/>
        </w:rPr>
        <w:t xml:space="preserve">            </w:t>
      </w:r>
    </w:p>
    <w:p w14:paraId="3E47E0C1" w14:textId="7E0CFB15" w:rsidR="00A83581" w:rsidRDefault="007317DF" w:rsidP="007317DF">
      <w:pPr>
        <w:spacing w:line="276" w:lineRule="auto"/>
        <w:jc w:val="both"/>
        <w:rPr>
          <w:rFonts w:ascii="Arial" w:hAnsi="Arial" w:cs="Arial"/>
          <w:noProof/>
          <w:sz w:val="20"/>
          <w:szCs w:val="20"/>
          <w:lang w:val="en-GB"/>
        </w:rPr>
      </w:pPr>
      <w:r w:rsidRPr="000B79D1">
        <w:rPr>
          <w:rFonts w:ascii="Arial" w:eastAsia="TITUSCyberbitBasic" w:hAnsi="Arial" w:cs="Arial"/>
          <w:sz w:val="20"/>
          <w:szCs w:val="20"/>
          <w:lang w:val="en-GB"/>
        </w:rPr>
        <w:t>Fig</w:t>
      </w:r>
      <w:r w:rsidR="009A2C6B">
        <w:rPr>
          <w:rFonts w:ascii="Arial" w:eastAsia="TITUSCyberbitBasic" w:hAnsi="Arial" w:cs="Arial"/>
          <w:sz w:val="20"/>
          <w:szCs w:val="20"/>
          <w:lang w:val="en-GB"/>
        </w:rPr>
        <w:t>.</w:t>
      </w:r>
      <w:r w:rsidRPr="000B79D1">
        <w:rPr>
          <w:rFonts w:ascii="Arial" w:eastAsia="TITUSCyberbitBasic" w:hAnsi="Arial" w:cs="Arial"/>
          <w:sz w:val="20"/>
          <w:szCs w:val="20"/>
          <w:lang w:val="en-GB"/>
        </w:rPr>
        <w:t xml:space="preserve"> </w:t>
      </w:r>
      <w:r>
        <w:rPr>
          <w:rFonts w:ascii="Arial" w:eastAsia="TITUSCyberbitBasic" w:hAnsi="Arial" w:cs="Arial"/>
          <w:sz w:val="20"/>
          <w:szCs w:val="20"/>
          <w:lang w:val="en-GB"/>
        </w:rPr>
        <w:t>4b</w:t>
      </w:r>
      <w:r w:rsidRPr="000B79D1">
        <w:rPr>
          <w:rFonts w:ascii="Arial" w:eastAsia="TITUSCyberbitBasic" w:hAnsi="Arial" w:cs="Arial"/>
          <w:sz w:val="20"/>
          <w:szCs w:val="20"/>
          <w:lang w:val="en-GB"/>
        </w:rPr>
        <w:t xml:space="preserve">: </w:t>
      </w:r>
      <w:r w:rsidR="00A83581">
        <w:rPr>
          <w:rFonts w:ascii="Arial" w:eastAsia="TITUSCyberbitBasic" w:hAnsi="Arial" w:cs="Arial"/>
          <w:sz w:val="20"/>
          <w:szCs w:val="20"/>
          <w:lang w:val="en-GB"/>
        </w:rPr>
        <w:t>14</w:t>
      </w:r>
      <w:r w:rsidRPr="000B79D1">
        <w:rPr>
          <w:rFonts w:ascii="Arial" w:eastAsia="TITUSCyberbitBasic" w:hAnsi="Arial" w:cs="Arial"/>
          <w:sz w:val="20"/>
          <w:szCs w:val="20"/>
          <w:lang w:val="en-GB"/>
        </w:rPr>
        <w:t>r,</w:t>
      </w:r>
      <w:bookmarkEnd w:id="116"/>
      <w:r w:rsidR="00920E52">
        <w:rPr>
          <w:rFonts w:ascii="Arial" w:eastAsia="TITUSCyberbitBasic" w:hAnsi="Arial" w:cs="Arial"/>
          <w:sz w:val="20"/>
          <w:szCs w:val="20"/>
          <w:lang w:val="en-GB"/>
        </w:rPr>
        <w:t xml:space="preserve"> </w:t>
      </w:r>
      <w:r w:rsidR="00A83581">
        <w:rPr>
          <w:rFonts w:ascii="Arial" w:eastAsia="TITUSCyberbitBasic" w:hAnsi="Arial" w:cs="Arial"/>
          <w:sz w:val="20"/>
          <w:szCs w:val="20"/>
          <w:lang w:val="en-GB"/>
        </w:rPr>
        <w:t>R</w:t>
      </w:r>
      <w:r w:rsidR="00920E52">
        <w:rPr>
          <w:rFonts w:ascii="Arial" w:eastAsia="TITUSCyberbitBasic" w:hAnsi="Arial" w:cs="Arial"/>
          <w:sz w:val="20"/>
          <w:szCs w:val="20"/>
          <w:lang w:val="en-GB"/>
        </w:rPr>
        <w:t>eference to the first lake</w:t>
      </w:r>
      <w:r w:rsidR="00920E52">
        <w:rPr>
          <w:rFonts w:ascii="Arial" w:hAnsi="Arial" w:cs="Arial"/>
          <w:noProof/>
          <w:sz w:val="20"/>
          <w:szCs w:val="20"/>
          <w:lang w:val="en-GB"/>
        </w:rPr>
        <w:t>.</w:t>
      </w:r>
    </w:p>
    <w:p w14:paraId="5DAFC4E7" w14:textId="7D4AFB25" w:rsidR="003A42D9" w:rsidRDefault="003A42D9" w:rsidP="007317DF">
      <w:pPr>
        <w:spacing w:line="276" w:lineRule="auto"/>
        <w:jc w:val="both"/>
        <w:rPr>
          <w:rFonts w:ascii="Arial" w:hAnsi="Arial" w:cs="Arial"/>
          <w:noProof/>
          <w:sz w:val="20"/>
          <w:szCs w:val="20"/>
          <w:lang w:val="en-GB"/>
        </w:rPr>
      </w:pPr>
    </w:p>
    <w:p w14:paraId="3945E57B" w14:textId="77777777" w:rsidR="005130D7" w:rsidRDefault="005130D7" w:rsidP="007317DF">
      <w:pPr>
        <w:spacing w:line="276" w:lineRule="auto"/>
        <w:jc w:val="both"/>
        <w:rPr>
          <w:rFonts w:ascii="Arial" w:hAnsi="Arial" w:cs="Arial"/>
          <w:noProof/>
          <w:sz w:val="20"/>
          <w:szCs w:val="20"/>
          <w:lang w:val="en-GB"/>
        </w:rPr>
      </w:pPr>
    </w:p>
    <w:p w14:paraId="5F5983D6" w14:textId="10DE85D1" w:rsidR="000C4399" w:rsidRDefault="000C4399" w:rsidP="007317DF">
      <w:pPr>
        <w:spacing w:line="276" w:lineRule="auto"/>
        <w:jc w:val="both"/>
        <w:rPr>
          <w:rFonts w:ascii="Arial" w:hAnsi="Arial" w:cs="Arial"/>
          <w:noProof/>
          <w:sz w:val="20"/>
          <w:szCs w:val="20"/>
          <w:lang w:val="en-GB"/>
        </w:rPr>
      </w:pPr>
      <w:r w:rsidRPr="000B79D1">
        <w:rPr>
          <w:rFonts w:ascii="Arial" w:hAnsi="Arial" w:cs="Arial"/>
          <w:noProof/>
          <w:sz w:val="20"/>
          <w:szCs w:val="20"/>
          <w:lang w:val="en-US" w:eastAsia="da-DK"/>
        </w:rPr>
        <w:drawing>
          <wp:anchor distT="0" distB="0" distL="114300" distR="114300" simplePos="0" relativeHeight="251658244" behindDoc="1" locked="0" layoutInCell="1" allowOverlap="1" wp14:anchorId="6F820A53" wp14:editId="055F8954">
            <wp:simplePos x="0" y="0"/>
            <wp:positionH relativeFrom="column">
              <wp:posOffset>55659</wp:posOffset>
            </wp:positionH>
            <wp:positionV relativeFrom="paragraph">
              <wp:posOffset>115818</wp:posOffset>
            </wp:positionV>
            <wp:extent cx="2923540" cy="930275"/>
            <wp:effectExtent l="0" t="0" r="0" b="3175"/>
            <wp:wrapTight wrapText="bothSides">
              <wp:wrapPolygon edited="0">
                <wp:start x="0" y="0"/>
                <wp:lineTo x="0" y="21231"/>
                <wp:lineTo x="21394" y="21231"/>
                <wp:lineTo x="21394" y="0"/>
                <wp:lineTo x="0" y="0"/>
              </wp:wrapPolygon>
            </wp:wrapTight>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rotWithShape="1">
                    <a:blip r:embed="rId15">
                      <a:extLst>
                        <a:ext uri="{28A0092B-C50C-407E-A947-70E740481C1C}">
                          <a14:useLocalDpi xmlns:a14="http://schemas.microsoft.com/office/drawing/2010/main" val="0"/>
                        </a:ext>
                      </a:extLst>
                    </a:blip>
                    <a:srcRect l="6181" t="51093" r="74161" b="37788"/>
                    <a:stretch/>
                  </pic:blipFill>
                  <pic:spPr bwMode="auto">
                    <a:xfrm>
                      <a:off x="0" y="0"/>
                      <a:ext cx="2923540" cy="93027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90505F8" w14:textId="000927B5" w:rsidR="003A42D9" w:rsidRDefault="003A42D9" w:rsidP="003A42D9">
      <w:pPr>
        <w:spacing w:line="276" w:lineRule="auto"/>
        <w:jc w:val="both"/>
        <w:rPr>
          <w:rFonts w:ascii="Arial" w:eastAsia="TITUSCyberbitBasic" w:hAnsi="Arial" w:cs="Arial"/>
          <w:sz w:val="20"/>
          <w:szCs w:val="20"/>
          <w:lang w:val="en-GB"/>
        </w:rPr>
      </w:pPr>
    </w:p>
    <w:p w14:paraId="442A2B76" w14:textId="77777777" w:rsidR="00A83581" w:rsidRDefault="00A83581" w:rsidP="003A42D9">
      <w:pPr>
        <w:spacing w:line="276" w:lineRule="auto"/>
        <w:jc w:val="both"/>
        <w:rPr>
          <w:rFonts w:ascii="Arial" w:eastAsia="TITUSCyberbitBasic" w:hAnsi="Arial" w:cs="Arial"/>
          <w:sz w:val="20"/>
          <w:szCs w:val="20"/>
          <w:lang w:val="en-GB"/>
        </w:rPr>
      </w:pPr>
    </w:p>
    <w:p w14:paraId="57696AC2" w14:textId="22ADFE0B" w:rsidR="00A83581" w:rsidRDefault="003A42D9" w:rsidP="003A42D9">
      <w:pPr>
        <w:spacing w:line="276" w:lineRule="auto"/>
        <w:jc w:val="both"/>
        <w:rPr>
          <w:rFonts w:ascii="Arial" w:eastAsia="TITUSCyberbitBasic" w:hAnsi="Arial" w:cs="Arial"/>
          <w:sz w:val="20"/>
          <w:szCs w:val="20"/>
          <w:lang w:val="en-GB"/>
        </w:rPr>
      </w:pPr>
      <w:r w:rsidRPr="000B79D1">
        <w:rPr>
          <w:rFonts w:ascii="Arial" w:eastAsia="TITUSCyberbitBasic" w:hAnsi="Arial" w:cs="Arial"/>
          <w:sz w:val="20"/>
          <w:szCs w:val="20"/>
          <w:lang w:val="en-GB"/>
        </w:rPr>
        <w:t>Fig</w:t>
      </w:r>
      <w:r w:rsidR="009A2C6B">
        <w:rPr>
          <w:rFonts w:ascii="Arial" w:eastAsia="TITUSCyberbitBasic" w:hAnsi="Arial" w:cs="Arial"/>
          <w:sz w:val="20"/>
          <w:szCs w:val="20"/>
          <w:lang w:val="en-GB"/>
        </w:rPr>
        <w:t>.</w:t>
      </w:r>
      <w:r w:rsidRPr="000B79D1">
        <w:rPr>
          <w:rFonts w:ascii="Arial" w:eastAsia="TITUSCyberbitBasic" w:hAnsi="Arial" w:cs="Arial"/>
          <w:sz w:val="20"/>
          <w:szCs w:val="20"/>
          <w:lang w:val="en-GB"/>
        </w:rPr>
        <w:t xml:space="preserve"> </w:t>
      </w:r>
      <w:r>
        <w:rPr>
          <w:rFonts w:ascii="Arial" w:eastAsia="TITUSCyberbitBasic" w:hAnsi="Arial" w:cs="Arial"/>
          <w:sz w:val="20"/>
          <w:szCs w:val="20"/>
          <w:lang w:val="en-GB"/>
        </w:rPr>
        <w:t>4c</w:t>
      </w:r>
      <w:r w:rsidRPr="000B79D1">
        <w:rPr>
          <w:rFonts w:ascii="Arial" w:eastAsia="TITUSCyberbitBasic" w:hAnsi="Arial" w:cs="Arial"/>
          <w:sz w:val="20"/>
          <w:szCs w:val="20"/>
          <w:lang w:val="en-GB"/>
        </w:rPr>
        <w:t xml:space="preserve">: </w:t>
      </w:r>
      <w:r w:rsidR="00A83581">
        <w:rPr>
          <w:rFonts w:ascii="Arial" w:eastAsia="TITUSCyberbitBasic" w:hAnsi="Arial" w:cs="Arial"/>
          <w:sz w:val="20"/>
          <w:szCs w:val="20"/>
          <w:lang w:val="en-GB"/>
        </w:rPr>
        <w:t>14</w:t>
      </w:r>
      <w:r w:rsidRPr="000B79D1">
        <w:rPr>
          <w:rFonts w:ascii="Arial" w:eastAsia="TITUSCyberbitBasic" w:hAnsi="Arial" w:cs="Arial"/>
          <w:sz w:val="20"/>
          <w:szCs w:val="20"/>
          <w:lang w:val="en-GB"/>
        </w:rPr>
        <w:t xml:space="preserve">v, </w:t>
      </w:r>
      <w:r w:rsidR="00A83581">
        <w:rPr>
          <w:rFonts w:ascii="Arial" w:eastAsia="TITUSCyberbitBasic" w:hAnsi="Arial" w:cs="Arial"/>
          <w:sz w:val="20"/>
          <w:szCs w:val="20"/>
          <w:lang w:val="en-GB"/>
        </w:rPr>
        <w:t>R</w:t>
      </w:r>
      <w:r w:rsidR="00920E52">
        <w:rPr>
          <w:rFonts w:ascii="Arial" w:eastAsia="TITUSCyberbitBasic" w:hAnsi="Arial" w:cs="Arial"/>
          <w:sz w:val="20"/>
          <w:szCs w:val="20"/>
          <w:lang w:val="en-GB"/>
        </w:rPr>
        <w:t>eference to the second lake.</w:t>
      </w:r>
      <w:r w:rsidRPr="000B79D1">
        <w:rPr>
          <w:rFonts w:ascii="Arial" w:eastAsia="TITUSCyberbitBasic" w:hAnsi="Arial" w:cs="Arial"/>
          <w:sz w:val="20"/>
          <w:szCs w:val="20"/>
          <w:lang w:val="en-GB"/>
        </w:rPr>
        <w:t xml:space="preserve">   </w:t>
      </w:r>
      <w:r>
        <w:rPr>
          <w:rFonts w:ascii="Arial" w:eastAsia="TITUSCyberbitBasic" w:hAnsi="Arial" w:cs="Arial"/>
          <w:sz w:val="20"/>
          <w:szCs w:val="20"/>
          <w:lang w:val="en-GB"/>
        </w:rPr>
        <w:t xml:space="preserve">  </w:t>
      </w:r>
    </w:p>
    <w:p w14:paraId="44B013F8" w14:textId="36A8A660" w:rsidR="00A83581" w:rsidRDefault="003A42D9" w:rsidP="003A42D9">
      <w:pPr>
        <w:spacing w:line="276" w:lineRule="auto"/>
        <w:jc w:val="both"/>
        <w:rPr>
          <w:rFonts w:ascii="Arial" w:eastAsia="TITUSCyberbitBasic" w:hAnsi="Arial" w:cs="Arial"/>
          <w:sz w:val="20"/>
          <w:szCs w:val="20"/>
          <w:lang w:val="en-GB"/>
        </w:rPr>
      </w:pPr>
      <w:r>
        <w:rPr>
          <w:rFonts w:ascii="Arial" w:eastAsia="TITUSCyberbitBasic" w:hAnsi="Arial" w:cs="Arial"/>
          <w:sz w:val="20"/>
          <w:szCs w:val="20"/>
          <w:lang w:val="en-GB"/>
        </w:rPr>
        <w:t xml:space="preserve"> </w:t>
      </w:r>
    </w:p>
    <w:p w14:paraId="1EDF72A7" w14:textId="141A3D2E" w:rsidR="00920E52" w:rsidRDefault="00B11946" w:rsidP="003A42D9">
      <w:pPr>
        <w:spacing w:line="276" w:lineRule="auto"/>
        <w:jc w:val="both"/>
        <w:rPr>
          <w:rFonts w:ascii="Arial" w:eastAsia="TITUSCyberbitBasic" w:hAnsi="Arial" w:cs="Arial"/>
          <w:sz w:val="20"/>
          <w:szCs w:val="20"/>
          <w:lang w:val="en-GB"/>
        </w:rPr>
      </w:pPr>
      <w:r w:rsidRPr="000B79D1">
        <w:rPr>
          <w:rFonts w:ascii="Arial" w:hAnsi="Arial" w:cs="Arial"/>
          <w:noProof/>
          <w:sz w:val="20"/>
          <w:szCs w:val="20"/>
          <w:lang w:val="en-US" w:eastAsia="da-DK"/>
        </w:rPr>
        <w:drawing>
          <wp:anchor distT="0" distB="0" distL="114300" distR="114300" simplePos="0" relativeHeight="251658240" behindDoc="1" locked="0" layoutInCell="1" allowOverlap="1" wp14:anchorId="45B5C0BA" wp14:editId="4F761717">
            <wp:simplePos x="0" y="0"/>
            <wp:positionH relativeFrom="column">
              <wp:posOffset>-83</wp:posOffset>
            </wp:positionH>
            <wp:positionV relativeFrom="paragraph">
              <wp:posOffset>83185</wp:posOffset>
            </wp:positionV>
            <wp:extent cx="2714625" cy="946150"/>
            <wp:effectExtent l="0" t="0" r="9525" b="6350"/>
            <wp:wrapTight wrapText="bothSides">
              <wp:wrapPolygon edited="0">
                <wp:start x="0" y="0"/>
                <wp:lineTo x="0" y="21310"/>
                <wp:lineTo x="21524" y="21310"/>
                <wp:lineTo x="21524" y="0"/>
                <wp:lineTo x="0" y="0"/>
              </wp:wrapPolygon>
            </wp:wrapTight>
            <wp:docPr id="74" name="Picture 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screenshot of a computer&#10;&#10;Description automatically generated"/>
                    <pic:cNvPicPr/>
                  </pic:nvPicPr>
                  <pic:blipFill rotWithShape="1">
                    <a:blip r:embed="rId15">
                      <a:extLst>
                        <a:ext uri="{28A0092B-C50C-407E-A947-70E740481C1C}">
                          <a14:useLocalDpi xmlns:a14="http://schemas.microsoft.com/office/drawing/2010/main" val="0"/>
                        </a:ext>
                      </a:extLst>
                    </a:blip>
                    <a:srcRect l="6293" t="62133" r="74161" b="25736"/>
                    <a:stretch/>
                  </pic:blipFill>
                  <pic:spPr bwMode="auto">
                    <a:xfrm>
                      <a:off x="0" y="0"/>
                      <a:ext cx="2714625" cy="94615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395F5C5" w14:textId="77777777" w:rsidR="00920E52" w:rsidRDefault="00920E52" w:rsidP="003A42D9">
      <w:pPr>
        <w:spacing w:line="276" w:lineRule="auto"/>
        <w:jc w:val="both"/>
        <w:rPr>
          <w:rFonts w:ascii="Arial" w:eastAsia="TITUSCyberbitBasic" w:hAnsi="Arial" w:cs="Arial"/>
          <w:sz w:val="20"/>
          <w:szCs w:val="20"/>
          <w:lang w:val="en-GB"/>
        </w:rPr>
      </w:pPr>
    </w:p>
    <w:p w14:paraId="19735E63" w14:textId="77777777" w:rsidR="00B11946" w:rsidRDefault="00B11946" w:rsidP="003A42D9">
      <w:pPr>
        <w:spacing w:line="276" w:lineRule="auto"/>
        <w:jc w:val="both"/>
        <w:rPr>
          <w:rFonts w:ascii="Arial" w:eastAsia="TITUSCyberbitBasic" w:hAnsi="Arial" w:cs="Arial"/>
          <w:sz w:val="20"/>
          <w:szCs w:val="20"/>
          <w:lang w:val="en-GB"/>
        </w:rPr>
      </w:pPr>
    </w:p>
    <w:p w14:paraId="459F70FB" w14:textId="60317450" w:rsidR="003A42D9" w:rsidRDefault="003A42D9" w:rsidP="003A42D9">
      <w:pPr>
        <w:spacing w:line="276" w:lineRule="auto"/>
        <w:jc w:val="both"/>
        <w:rPr>
          <w:rFonts w:ascii="Arial" w:eastAsia="TITUSCyberbitBasic" w:hAnsi="Arial" w:cs="Arial"/>
          <w:sz w:val="20"/>
          <w:szCs w:val="20"/>
          <w:lang w:val="en-GB"/>
        </w:rPr>
      </w:pPr>
      <w:r w:rsidRPr="000B79D1">
        <w:rPr>
          <w:rFonts w:ascii="Arial" w:eastAsia="TITUSCyberbitBasic" w:hAnsi="Arial" w:cs="Arial"/>
          <w:sz w:val="20"/>
          <w:szCs w:val="20"/>
          <w:lang w:val="en-GB"/>
        </w:rPr>
        <w:t>Fig</w:t>
      </w:r>
      <w:r w:rsidR="009A2C6B">
        <w:rPr>
          <w:rFonts w:ascii="Arial" w:eastAsia="TITUSCyberbitBasic" w:hAnsi="Arial" w:cs="Arial"/>
          <w:sz w:val="20"/>
          <w:szCs w:val="20"/>
          <w:lang w:val="en-GB"/>
        </w:rPr>
        <w:t>.</w:t>
      </w:r>
      <w:r w:rsidRPr="000B79D1">
        <w:rPr>
          <w:rFonts w:ascii="Arial" w:eastAsia="TITUSCyberbitBasic" w:hAnsi="Arial" w:cs="Arial"/>
          <w:sz w:val="20"/>
          <w:szCs w:val="20"/>
          <w:lang w:val="en-GB"/>
        </w:rPr>
        <w:t xml:space="preserve"> 4</w:t>
      </w:r>
      <w:r>
        <w:rPr>
          <w:rFonts w:ascii="Arial" w:eastAsia="TITUSCyberbitBasic" w:hAnsi="Arial" w:cs="Arial"/>
          <w:sz w:val="20"/>
          <w:szCs w:val="20"/>
          <w:lang w:val="en-GB"/>
        </w:rPr>
        <w:t>d</w:t>
      </w:r>
      <w:r w:rsidRPr="000B79D1">
        <w:rPr>
          <w:rFonts w:ascii="Arial" w:eastAsia="TITUSCyberbitBasic" w:hAnsi="Arial" w:cs="Arial"/>
          <w:sz w:val="20"/>
          <w:szCs w:val="20"/>
          <w:lang w:val="en-GB"/>
        </w:rPr>
        <w:t xml:space="preserve">: </w:t>
      </w:r>
      <w:r w:rsidR="00A83581">
        <w:rPr>
          <w:rFonts w:ascii="Arial" w:eastAsia="TITUSCyberbitBasic" w:hAnsi="Arial" w:cs="Arial"/>
          <w:sz w:val="20"/>
          <w:szCs w:val="20"/>
          <w:lang w:val="en-GB"/>
        </w:rPr>
        <w:t>14</w:t>
      </w:r>
      <w:r w:rsidRPr="000B79D1">
        <w:rPr>
          <w:rFonts w:ascii="Arial" w:eastAsia="TITUSCyberbitBasic" w:hAnsi="Arial" w:cs="Arial"/>
          <w:sz w:val="20"/>
          <w:szCs w:val="20"/>
          <w:lang w:val="en-GB"/>
        </w:rPr>
        <w:t xml:space="preserve">v, </w:t>
      </w:r>
      <w:r w:rsidR="00A83581">
        <w:rPr>
          <w:rFonts w:ascii="Arial" w:eastAsia="TITUSCyberbitBasic" w:hAnsi="Arial" w:cs="Arial"/>
          <w:sz w:val="20"/>
          <w:szCs w:val="20"/>
          <w:lang w:val="en-GB"/>
        </w:rPr>
        <w:t>R</w:t>
      </w:r>
      <w:r w:rsidR="00920E52">
        <w:rPr>
          <w:rFonts w:ascii="Arial" w:eastAsia="TITUSCyberbitBasic" w:hAnsi="Arial" w:cs="Arial"/>
          <w:sz w:val="20"/>
          <w:szCs w:val="20"/>
          <w:lang w:val="en-GB"/>
        </w:rPr>
        <w:t>eference to the third lake.</w:t>
      </w:r>
    </w:p>
    <w:p w14:paraId="58BDF98C" w14:textId="77777777" w:rsidR="009A2C6B" w:rsidRDefault="009A2C6B" w:rsidP="003A42D9">
      <w:pPr>
        <w:spacing w:line="276" w:lineRule="auto"/>
        <w:jc w:val="both"/>
        <w:rPr>
          <w:rFonts w:ascii="Arial" w:eastAsia="TITUSCyberbitBasic" w:hAnsi="Arial" w:cs="Arial"/>
          <w:sz w:val="20"/>
          <w:szCs w:val="20"/>
          <w:lang w:val="en-GB"/>
        </w:rPr>
      </w:pPr>
    </w:p>
    <w:p w14:paraId="78CDDCD3" w14:textId="77777777" w:rsidR="000C4399" w:rsidRPr="001331F3" w:rsidRDefault="000C4399" w:rsidP="000C4399">
      <w:pPr>
        <w:spacing w:line="276" w:lineRule="auto"/>
        <w:jc w:val="both"/>
        <w:rPr>
          <w:lang w:val="en-GB"/>
        </w:rPr>
      </w:pPr>
      <w:r>
        <w:rPr>
          <w:lang w:val="en-GB"/>
        </w:rPr>
        <w:t>The combination of these guiding devices eases the reader’s navigation through the manuscript text.</w:t>
      </w:r>
      <w:r w:rsidRPr="003A42D9">
        <w:rPr>
          <w:lang w:val="en-GB"/>
        </w:rPr>
        <w:t xml:space="preserve"> A reader thus can manoeuvre through the text by the means of several visual and textual markers </w:t>
      </w:r>
      <w:r>
        <w:rPr>
          <w:lang w:val="en-GB"/>
        </w:rPr>
        <w:t>– traces of</w:t>
      </w:r>
      <w:r w:rsidRPr="003A42D9">
        <w:rPr>
          <w:lang w:val="en-GB"/>
        </w:rPr>
        <w:t xml:space="preserve"> editorial </w:t>
      </w:r>
      <w:r>
        <w:rPr>
          <w:lang w:val="en-GB"/>
        </w:rPr>
        <w:t>processes that have shaped this manuscript.</w:t>
      </w:r>
    </w:p>
    <w:p w14:paraId="6FAA716A" w14:textId="77777777" w:rsidR="000C4399" w:rsidRPr="000B79D1" w:rsidRDefault="000C4399" w:rsidP="003A42D9">
      <w:pPr>
        <w:spacing w:line="276" w:lineRule="auto"/>
        <w:jc w:val="both"/>
        <w:rPr>
          <w:rFonts w:ascii="Arial" w:eastAsia="TITUSCyberbitBasic" w:hAnsi="Arial" w:cs="Arial"/>
          <w:sz w:val="20"/>
          <w:szCs w:val="20"/>
          <w:lang w:val="en-GB"/>
        </w:rPr>
      </w:pPr>
    </w:p>
    <w:p w14:paraId="0DF1D725" w14:textId="2BEE8F2E" w:rsidR="00470349" w:rsidRPr="0084270B" w:rsidRDefault="00636765" w:rsidP="00470349">
      <w:pPr>
        <w:pStyle w:val="Heading2"/>
        <w:numPr>
          <w:ilvl w:val="0"/>
          <w:numId w:val="0"/>
        </w:numPr>
        <w:spacing w:line="360" w:lineRule="auto"/>
        <w:rPr>
          <w:lang w:val="en-US"/>
        </w:rPr>
      </w:pPr>
      <w:r w:rsidRPr="0084270B">
        <w:rPr>
          <w:lang w:val="en-US"/>
        </w:rPr>
        <w:t>Bibliography</w:t>
      </w:r>
    </w:p>
    <w:p w14:paraId="27549683" w14:textId="77777777" w:rsidR="009541BC" w:rsidRPr="0031185D" w:rsidRDefault="009541BC" w:rsidP="009541BC">
      <w:pPr>
        <w:rPr>
          <w:rFonts w:eastAsia="TITUSCyberbitBasic"/>
          <w:lang w:val="nn-NO"/>
        </w:rPr>
      </w:pPr>
      <w:r w:rsidRPr="0031185D">
        <w:rPr>
          <w:rFonts w:eastAsia="TITUSCyberbitBasic"/>
          <w:lang w:val="nn-NO"/>
        </w:rPr>
        <w:t xml:space="preserve">Copenhagen Arnmagnæan Manuscript Collection, AM 243bα fol. (Creative Commons License, handrit.is). </w:t>
      </w:r>
      <w:hyperlink r:id="rId16" w:anchor="page/Acc+Mat+1v+(2+of+145)/mode/2up" w:history="1">
        <w:r w:rsidRPr="00B41389">
          <w:rPr>
            <w:rStyle w:val="Hyperlink"/>
            <w:sz w:val="23"/>
            <w:szCs w:val="23"/>
            <w:lang w:val="en-US"/>
          </w:rPr>
          <w:t>https://handrit.is/en/manuscript/imaging/da/AM02-0243-b-alpha#page/Acc+Mat+1v+(2+of+145)/mode/2up</w:t>
        </w:r>
      </w:hyperlink>
      <w:r w:rsidRPr="00B41389">
        <w:rPr>
          <w:sz w:val="23"/>
          <w:szCs w:val="23"/>
          <w:lang w:val="en-US"/>
        </w:rPr>
        <w:t xml:space="preserve"> </w:t>
      </w:r>
      <w:r w:rsidRPr="0031185D">
        <w:rPr>
          <w:rFonts w:eastAsia="TITUSCyberbitBasic"/>
          <w:lang w:val="nn-NO"/>
        </w:rPr>
        <w:t>(March 2021).</w:t>
      </w:r>
    </w:p>
    <w:p w14:paraId="7EB91166" w14:textId="2F1C3F7A" w:rsidR="00EB74F4" w:rsidRPr="00BB2B32" w:rsidRDefault="00EB74F4" w:rsidP="00EB74F4">
      <w:pPr>
        <w:rPr>
          <w:rFonts w:eastAsia="TITUSCyberbitBasic"/>
          <w:i/>
          <w:iCs/>
          <w:lang w:val="de-DE"/>
        </w:rPr>
      </w:pPr>
      <w:r w:rsidRPr="00227FB5">
        <w:rPr>
          <w:rFonts w:eastAsia="TITUSCyberbitBasic"/>
          <w:lang w:val="de-DE"/>
        </w:rPr>
        <w:lastRenderedPageBreak/>
        <w:t xml:space="preserve">Cardelle de Hartmann, C. (2007): </w:t>
      </w:r>
      <w:r w:rsidRPr="00227FB5">
        <w:rPr>
          <w:rFonts w:eastAsia="TITUSCyberbitBasic"/>
          <w:i/>
          <w:iCs/>
          <w:lang w:val="de-DE"/>
        </w:rPr>
        <w:t>Lateinische Dialoge 1200 –1400</w:t>
      </w:r>
      <w:r w:rsidR="00720BE6">
        <w:rPr>
          <w:rFonts w:eastAsia="TITUSCyberbitBasic"/>
          <w:i/>
          <w:iCs/>
          <w:lang w:val="de-DE"/>
        </w:rPr>
        <w:t>.</w:t>
      </w:r>
      <w:r w:rsidRPr="00227FB5">
        <w:rPr>
          <w:rFonts w:eastAsia="TITUSCyberbitBasic"/>
          <w:i/>
          <w:iCs/>
          <w:lang w:val="de-DE"/>
        </w:rPr>
        <w:t xml:space="preserve"> Literaturhistorische Studie und Repertorium</w:t>
      </w:r>
      <w:r w:rsidRPr="00227FB5">
        <w:rPr>
          <w:rFonts w:eastAsia="TITUSCyberbitBasic"/>
          <w:lang w:val="de-DE"/>
        </w:rPr>
        <w:t xml:space="preserve">. </w:t>
      </w:r>
      <w:r w:rsidRPr="00BB2B32">
        <w:rPr>
          <w:rFonts w:eastAsia="TITUSCyberbitBasic"/>
          <w:lang w:val="de-DE"/>
        </w:rPr>
        <w:t>Leiden: Brill. [Mittellateinische Studien und Texte, 37].</w:t>
      </w:r>
    </w:p>
    <w:p w14:paraId="76F541AB" w14:textId="2A8849A9" w:rsidR="005E1108" w:rsidRPr="005F3EF9" w:rsidRDefault="0034523A" w:rsidP="005E1108">
      <w:pPr>
        <w:rPr>
          <w:rFonts w:eastAsia="TITUSCyberbitBasic"/>
          <w:lang w:val="nn-NO"/>
        </w:rPr>
      </w:pPr>
      <w:r w:rsidRPr="00E0403E">
        <w:rPr>
          <w:rFonts w:eastAsia="TITUSCyberbitBasic"/>
          <w:lang w:val="de-DE"/>
        </w:rPr>
        <w:t>Flom, George T.</w:t>
      </w:r>
      <w:r w:rsidR="00BF198C" w:rsidRPr="00EB74F4">
        <w:rPr>
          <w:rFonts w:eastAsia="TITUSCyberbitBasic"/>
          <w:lang w:val="de-DE"/>
        </w:rPr>
        <w:t xml:space="preserve"> </w:t>
      </w:r>
      <w:r w:rsidRPr="00E0403E">
        <w:rPr>
          <w:rFonts w:eastAsia="TITUSCyberbitBasic"/>
          <w:lang w:val="de-DE"/>
        </w:rPr>
        <w:t>191</w:t>
      </w:r>
      <w:r w:rsidR="00BF198C" w:rsidRPr="00EB74F4">
        <w:rPr>
          <w:rFonts w:eastAsia="TITUSCyberbitBasic"/>
          <w:lang w:val="de-DE"/>
        </w:rPr>
        <w:t>5</w:t>
      </w:r>
      <w:r w:rsidRPr="00E0403E">
        <w:rPr>
          <w:rFonts w:eastAsia="TITUSCyberbitBasic"/>
          <w:lang w:val="de-DE"/>
        </w:rPr>
        <w:t xml:space="preserve">. </w:t>
      </w:r>
      <w:r w:rsidRPr="00BB2B32">
        <w:rPr>
          <w:rFonts w:eastAsia="TITUSCyberbitBasic"/>
          <w:i/>
          <w:iCs/>
          <w:lang w:val="de-DE"/>
        </w:rPr>
        <w:t>The Arnamagnean Manuscript 243 B</w:t>
      </w:r>
      <w:r w:rsidRPr="00E0403E">
        <w:rPr>
          <w:rFonts w:eastAsia="TITUSCyberbitBasic"/>
          <w:i/>
          <w:iCs/>
          <w:lang w:val="el-GR"/>
        </w:rPr>
        <w:t>α</w:t>
      </w:r>
      <w:r w:rsidRPr="00F30C4F">
        <w:rPr>
          <w:rFonts w:eastAsia="TITUSCyberbitBasic"/>
          <w:i/>
          <w:iCs/>
          <w:lang w:val="da-DK"/>
          <w:rPrChange w:id="117" w:author="Sean Vrieland" w:date="2023-10-30T20:03:00Z">
            <w:rPr>
              <w:rFonts w:eastAsia="TITUSCyberbitBasic"/>
              <w:i/>
              <w:iCs/>
              <w:lang w:val="el-GR"/>
            </w:rPr>
          </w:rPrChange>
        </w:rPr>
        <w:t xml:space="preserve">, </w:t>
      </w:r>
      <w:r w:rsidRPr="00BB2B32">
        <w:rPr>
          <w:rFonts w:eastAsia="TITUSCyberbitBasic"/>
          <w:i/>
          <w:iCs/>
          <w:lang w:val="de-DE"/>
        </w:rPr>
        <w:t>folio at Det Kongelige Bibliotek, Copenhagen. The main manuscript of Konungs skuggsjá in phototypic reproduction with</w:t>
      </w:r>
      <w:r w:rsidR="002D67AE" w:rsidRPr="00BB2B32">
        <w:rPr>
          <w:rFonts w:eastAsia="TITUSCyberbitBasic"/>
          <w:i/>
          <w:iCs/>
          <w:lang w:val="de-DE"/>
        </w:rPr>
        <w:t xml:space="preserve"> </w:t>
      </w:r>
      <w:r w:rsidRPr="00BB2B32">
        <w:rPr>
          <w:rFonts w:eastAsia="TITUSCyberbitBasic"/>
          <w:i/>
          <w:iCs/>
          <w:lang w:val="de-DE"/>
        </w:rPr>
        <w:t>diplomatic text.</w:t>
      </w:r>
      <w:r w:rsidR="005E1108" w:rsidRPr="00BB2B32">
        <w:rPr>
          <w:sz w:val="23"/>
          <w:szCs w:val="23"/>
          <w:lang w:val="de-DE"/>
        </w:rPr>
        <w:t xml:space="preserve"> </w:t>
      </w:r>
      <w:r w:rsidR="005E1108" w:rsidRPr="005F3EF9">
        <w:rPr>
          <w:rFonts w:eastAsia="TITUSCyberbitBasic"/>
          <w:lang w:val="nn-NO"/>
        </w:rPr>
        <w:t>Urbana: The University of Illinois.</w:t>
      </w:r>
    </w:p>
    <w:p w14:paraId="20D8AF11" w14:textId="1682EFBA" w:rsidR="001E0111" w:rsidRDefault="009D30F7" w:rsidP="009D30F7">
      <w:pPr>
        <w:rPr>
          <w:rFonts w:eastAsia="TITUSCyberbitBasic"/>
        </w:rPr>
      </w:pPr>
      <w:r w:rsidRPr="00E0403E">
        <w:rPr>
          <w:rFonts w:eastAsia="TITUSCyberbitBasic"/>
          <w:lang w:val="nn-NO"/>
        </w:rPr>
        <w:t>Holm-Olsen, L</w:t>
      </w:r>
      <w:r w:rsidR="001F6FED">
        <w:rPr>
          <w:rFonts w:eastAsia="TITUSCyberbitBasic"/>
          <w:lang w:val="nn-NO"/>
        </w:rPr>
        <w:t xml:space="preserve">udvig. </w:t>
      </w:r>
      <w:r w:rsidRPr="00E0403E">
        <w:rPr>
          <w:rFonts w:eastAsia="TITUSCyberbitBasic"/>
        </w:rPr>
        <w:t>1952. </w:t>
      </w:r>
      <w:r w:rsidRPr="00E0403E">
        <w:rPr>
          <w:rFonts w:eastAsia="TITUSCyberbitBasic"/>
          <w:i/>
          <w:iCs/>
        </w:rPr>
        <w:t>Hándskriftene av Konungs skuggsjá: en undersøkelse av deres tekstkritiske verdi</w:t>
      </w:r>
      <w:r w:rsidRPr="00E0403E">
        <w:rPr>
          <w:rFonts w:eastAsia="TITUSCyberbitBasic"/>
        </w:rPr>
        <w:t>.</w:t>
      </w:r>
      <w:r w:rsidR="002D67AE">
        <w:rPr>
          <w:rFonts w:eastAsia="TITUSCyberbitBasic"/>
        </w:rPr>
        <w:t xml:space="preserve"> </w:t>
      </w:r>
      <w:r w:rsidRPr="00E0403E">
        <w:rPr>
          <w:rFonts w:eastAsia="TITUSCyberbitBasic"/>
        </w:rPr>
        <w:t>(Bibliotheca Arnamagnseana 13).</w:t>
      </w:r>
    </w:p>
    <w:p w14:paraId="77579A32" w14:textId="4FA2E7F9" w:rsidR="007B4E15" w:rsidRDefault="009D30F7" w:rsidP="007B4E15">
      <w:pPr>
        <w:shd w:val="clear" w:color="auto" w:fill="FFFFFF"/>
        <w:spacing w:after="0"/>
        <w:rPr>
          <w:rFonts w:eastAsia="TITUSCyberbitBasic"/>
          <w:lang w:val="nn-NO"/>
        </w:rPr>
      </w:pPr>
      <w:r w:rsidRPr="00E0403E">
        <w:rPr>
          <w:rFonts w:eastAsia="TITUSCyberbitBasic"/>
        </w:rPr>
        <w:t>            --</w:t>
      </w:r>
      <w:r w:rsidRPr="00E0403E">
        <w:rPr>
          <w:rFonts w:eastAsia="TITUSCyberbitBasic"/>
          <w:lang w:val="nn-NO"/>
        </w:rPr>
        <w:t xml:space="preserve"> 1983. </w:t>
      </w:r>
      <w:r w:rsidRPr="00E0403E">
        <w:rPr>
          <w:rFonts w:eastAsia="TITUSCyberbitBasic"/>
          <w:i/>
          <w:iCs/>
          <w:lang w:val="nn-NO"/>
        </w:rPr>
        <w:t>Konungs skuggsiá</w:t>
      </w:r>
      <w:r w:rsidRPr="00E0403E">
        <w:rPr>
          <w:rFonts w:eastAsia="TITUSCyberbitBasic"/>
          <w:lang w:val="nn-NO"/>
        </w:rPr>
        <w:t xml:space="preserve">. </w:t>
      </w:r>
      <w:r w:rsidR="001836CC" w:rsidRPr="00E0403E">
        <w:rPr>
          <w:rFonts w:eastAsia="TITUSCyberbitBasic"/>
          <w:lang w:val="nn-NO"/>
        </w:rPr>
        <w:t xml:space="preserve">2. rev. ed. </w:t>
      </w:r>
      <w:r w:rsidR="001836CC" w:rsidRPr="005F3EF9">
        <w:rPr>
          <w:rFonts w:eastAsia="TITUSCyberbitBasic"/>
          <w:lang w:val="nn-NO"/>
        </w:rPr>
        <w:t>Norsk historisk kjeldeskrift-institutt: Oslo. [Norrøne tekster nr. 1]. (1st ed. 1945)</w:t>
      </w:r>
    </w:p>
    <w:p w14:paraId="7B08D865" w14:textId="2E4FB425" w:rsidR="00650DA2" w:rsidRPr="00650DA2" w:rsidRDefault="00650DA2" w:rsidP="009B4E8B">
      <w:pPr>
        <w:spacing w:before="240" w:after="0"/>
        <w:rPr>
          <w:rFonts w:eastAsia="TITUSCyberbitBasic"/>
          <w:lang w:val="nn-NO"/>
        </w:rPr>
      </w:pPr>
      <w:r w:rsidRPr="00650DA2">
        <w:rPr>
          <w:rFonts w:eastAsia="TITUSCyberbitBasic"/>
          <w:lang w:val="nn-NO"/>
        </w:rPr>
        <w:t xml:space="preserve">Johansson, K. &amp; E. Kleivane. (2018): ‘Konungs skuggsjá’ and the Interplay between Universal and Particular. In: Johansson, K. &amp; E. Kleivane (eds.), </w:t>
      </w:r>
      <w:r w:rsidRPr="009B4E8B">
        <w:rPr>
          <w:rFonts w:eastAsia="TITUSCyberbitBasic"/>
          <w:i/>
          <w:iCs/>
          <w:lang w:val="nn-NO"/>
        </w:rPr>
        <w:t>Speculum septentrionale. Konungs skuggsjá and the European Encyclopedia of the Middle Ages</w:t>
      </w:r>
      <w:r w:rsidRPr="00650DA2">
        <w:rPr>
          <w:rFonts w:eastAsia="TITUSCyberbitBasic"/>
          <w:lang w:val="nn-NO"/>
        </w:rPr>
        <w:t>, 9-34. Oslo: Novus Forlag.</w:t>
      </w:r>
    </w:p>
    <w:p w14:paraId="622B7017" w14:textId="77777777" w:rsidR="00E65E5F" w:rsidRPr="00E65E5F" w:rsidRDefault="00E65E5F" w:rsidP="00642A4B">
      <w:pPr>
        <w:spacing w:before="240"/>
        <w:rPr>
          <w:rFonts w:eastAsia="TITUSCyberbitBasic"/>
          <w:lang w:val="nn-NO"/>
        </w:rPr>
      </w:pPr>
      <w:r w:rsidRPr="00E65E5F">
        <w:rPr>
          <w:rFonts w:eastAsia="TITUSCyberbitBasic"/>
          <w:lang w:val="nn-NO"/>
        </w:rPr>
        <w:t xml:space="preserve">Schnall, Jens Eike &amp; Rudolf Simek (2000): </w:t>
      </w:r>
      <w:r w:rsidRPr="00E65E5F">
        <w:rPr>
          <w:rFonts w:eastAsia="TITUSCyberbitBasic"/>
          <w:i/>
          <w:iCs/>
          <w:lang w:val="nn-NO"/>
        </w:rPr>
        <w:t>Speculum regale. Der altnorwegische Königsspiegel (Konungs skuggsjá) in der europäischen Tradition</w:t>
      </w:r>
      <w:r w:rsidRPr="00E65E5F">
        <w:rPr>
          <w:rFonts w:eastAsia="TITUSCyberbitBasic"/>
          <w:lang w:val="nn-NO"/>
        </w:rPr>
        <w:t>. Wien: Fassbaender. [Studia Medievalia Septentrionalia 5].</w:t>
      </w:r>
    </w:p>
    <w:p w14:paraId="2D498C92" w14:textId="12162A0B" w:rsidR="00636765" w:rsidRPr="0004180F" w:rsidRDefault="00636765" w:rsidP="007B4E15">
      <w:pPr>
        <w:spacing w:before="240"/>
        <w:rPr>
          <w:rFonts w:eastAsia="TITUSCyberbitBasic"/>
          <w:i/>
          <w:iCs/>
          <w:lang w:val="en-US"/>
        </w:rPr>
      </w:pPr>
      <w:r>
        <w:rPr>
          <w:rFonts w:eastAsia="TITUSCyberbitBasic"/>
          <w:lang w:val="nn-NO"/>
        </w:rPr>
        <w:t xml:space="preserve">Tiemann, Juliane. 2023. </w:t>
      </w:r>
      <w:r w:rsidR="0004180F" w:rsidRPr="0004180F">
        <w:rPr>
          <w:rFonts w:eastAsia="TITUSCyberbitBasic"/>
          <w:i/>
          <w:iCs/>
          <w:lang w:val="en-US"/>
        </w:rPr>
        <w:t>Syntactic variation and information structure in Old Norwegian : an investigation of Konungs skuggsjá in AM 243 b</w:t>
      </w:r>
      <w:r w:rsidR="0004180F" w:rsidRPr="0004180F">
        <w:rPr>
          <w:rFonts w:eastAsia="TITUSCyberbitBasic"/>
          <w:i/>
          <w:iCs/>
        </w:rPr>
        <w:t>α</w:t>
      </w:r>
      <w:r w:rsidR="0004180F" w:rsidRPr="0004180F">
        <w:rPr>
          <w:rFonts w:eastAsia="TITUSCyberbitBasic"/>
          <w:i/>
          <w:iCs/>
          <w:lang w:val="en-US"/>
        </w:rPr>
        <w:t xml:space="preserve"> fol.</w:t>
      </w:r>
      <w:r w:rsidR="0004180F" w:rsidRPr="0004180F">
        <w:rPr>
          <w:rFonts w:eastAsia="TITUSCyberbitBasic"/>
          <w:lang w:val="en-US"/>
        </w:rPr>
        <w:t xml:space="preserve"> </w:t>
      </w:r>
      <w:r w:rsidR="0004180F">
        <w:rPr>
          <w:rFonts w:eastAsia="TITUSCyberbitBasic"/>
          <w:lang w:val="en-US"/>
        </w:rPr>
        <w:t>Doctoral thesis. University of Bergen.</w:t>
      </w:r>
    </w:p>
    <w:p w14:paraId="6F6B5F0E" w14:textId="77777777" w:rsidR="000B79D1" w:rsidRPr="00D97801" w:rsidRDefault="000B79D1" w:rsidP="000B79D1">
      <w:pPr>
        <w:rPr>
          <w:lang w:val="en-GB"/>
        </w:rPr>
      </w:pPr>
    </w:p>
    <w:p w14:paraId="1960CE28" w14:textId="16C31B71" w:rsidR="00C746AA" w:rsidRPr="00BB0A28" w:rsidRDefault="00BB0A28" w:rsidP="00C746AA">
      <w:pPr>
        <w:rPr>
          <w:lang w:val="en-US"/>
        </w:rPr>
      </w:pPr>
      <w:r>
        <w:rPr>
          <w:lang w:val="en-US"/>
        </w:rPr>
        <w:t xml:space="preserve">Author information: Juliane Tiemann holds a doctor’s degree in Old Norse philology and </w:t>
      </w:r>
      <w:r w:rsidRPr="009F50FC">
        <w:rPr>
          <w:lang w:val="en-US"/>
        </w:rPr>
        <w:t xml:space="preserve">is a senior academic librarian at the University of Bergen library. </w:t>
      </w:r>
    </w:p>
    <w:sectPr w:rsidR="00C746AA" w:rsidRPr="00BB0A2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eán Vrieland" w:date="2023-08-09T11:41:00Z" w:initials="SV">
    <w:p w14:paraId="2FDED15F" w14:textId="17FCA673" w:rsidR="008A3683" w:rsidRDefault="008A3683">
      <w:pPr>
        <w:pStyle w:val="CommentText"/>
      </w:pPr>
      <w:r>
        <w:rPr>
          <w:rStyle w:val="CommentReference"/>
        </w:rPr>
        <w:annotationRef/>
      </w:r>
      <w:r>
        <w:t>Interactions between scribe and readers in the oldest manuscript of Konungs skuggsjá</w:t>
      </w:r>
    </w:p>
  </w:comment>
  <w:comment w:id="12" w:author="Seán Vrieland" w:date="2023-08-09T11:43:00Z" w:initials="SV">
    <w:p w14:paraId="781B8E6F" w14:textId="6FD7227A" w:rsidR="008A3683" w:rsidRDefault="008A3683">
      <w:pPr>
        <w:pStyle w:val="CommentText"/>
      </w:pPr>
      <w:r>
        <w:rPr>
          <w:rStyle w:val="CommentReference"/>
        </w:rPr>
        <w:annotationRef/>
      </w:r>
      <w:r>
        <w:t>British spelling?</w:t>
      </w:r>
    </w:p>
  </w:comment>
  <w:comment w:id="14" w:author="Seán Vrieland" w:date="2023-08-09T11:43:00Z" w:initials="SV">
    <w:p w14:paraId="76D27E8E" w14:textId="4A25CDC0" w:rsidR="008A3683" w:rsidRDefault="008A3683">
      <w:pPr>
        <w:pStyle w:val="CommentText"/>
      </w:pPr>
      <w:r>
        <w:rPr>
          <w:rStyle w:val="CommentReference"/>
        </w:rPr>
        <w:annotationRef/>
      </w:r>
      <w:r>
        <w:t>to avoid having the word ”work” twice in the same sentence</w:t>
      </w:r>
    </w:p>
  </w:comment>
  <w:comment w:id="25" w:author="Seán Vrieland" w:date="2023-08-09T11:48:00Z" w:initials="SV">
    <w:p w14:paraId="1B93E1E1" w14:textId="35B8BCBB" w:rsidR="008A3683" w:rsidRDefault="008A3683">
      <w:pPr>
        <w:pStyle w:val="CommentText"/>
      </w:pPr>
      <w:r>
        <w:rPr>
          <w:rStyle w:val="CommentReference"/>
        </w:rPr>
        <w:annotationRef/>
      </w:r>
      <w:r>
        <w:t>Heavy sentence – aim at a more popular audience</w:t>
      </w:r>
    </w:p>
  </w:comment>
  <w:comment w:id="26" w:author="Seán Vrieland" w:date="2023-08-09T11:46:00Z" w:initials="SV">
    <w:p w14:paraId="0BB7CC83" w14:textId="6804CF5C" w:rsidR="008A3683" w:rsidRDefault="008A3683">
      <w:pPr>
        <w:pStyle w:val="CommentText"/>
      </w:pPr>
      <w:r>
        <w:rPr>
          <w:rStyle w:val="CommentReference"/>
        </w:rPr>
        <w:annotationRef/>
      </w:r>
      <w:r>
        <w:t>I do not really understand this sentence – is it necessary?</w:t>
      </w:r>
    </w:p>
  </w:comment>
  <w:comment w:id="27" w:author="Seán Vrieland" w:date="2023-08-09T11:48:00Z" w:initials="SV">
    <w:p w14:paraId="0B2D20FD" w14:textId="74BB8914" w:rsidR="008A3683" w:rsidRDefault="008A3683">
      <w:pPr>
        <w:pStyle w:val="CommentText"/>
      </w:pPr>
      <w:r>
        <w:rPr>
          <w:rStyle w:val="CommentReference"/>
        </w:rPr>
        <w:annotationRef/>
      </w:r>
      <w:r>
        <w:t>Necessary?</w:t>
      </w:r>
    </w:p>
  </w:comment>
  <w:comment w:id="98" w:author="Sean Vrieland" w:date="2023-10-30T20:10:00Z" w:initials="SV">
    <w:p w14:paraId="5B710596" w14:textId="77777777" w:rsidR="00F30C4F" w:rsidRDefault="00F30C4F" w:rsidP="00DB316B">
      <w:r>
        <w:rPr>
          <w:rStyle w:val="CommentReference"/>
        </w:rPr>
        <w:annotationRef/>
      </w:r>
      <w:r>
        <w:rPr>
          <w:color w:val="000000"/>
          <w:sz w:val="20"/>
          <w:szCs w:val="20"/>
        </w:rPr>
        <w:t>Can this be broken up into several sentences? (Make the part about Iceland a separate sentence so that the bit on whales, etc. does not have to be in parentheses)</w:t>
      </w:r>
    </w:p>
  </w:comment>
  <w:comment w:id="112" w:author="Sean Vrieland" w:date="2023-10-30T20:13:00Z" w:initials="SV">
    <w:p w14:paraId="71C92752" w14:textId="77777777" w:rsidR="00E03A73" w:rsidRDefault="00E03A73" w:rsidP="003D43EB">
      <w:r>
        <w:rPr>
          <w:rStyle w:val="CommentReference"/>
        </w:rPr>
        <w:annotationRef/>
      </w:r>
      <w:r>
        <w:rPr>
          <w:color w:val="000000"/>
          <w:sz w:val="20"/>
          <w:szCs w:val="20"/>
        </w:rPr>
        <w:t>is this correct?</w:t>
      </w:r>
    </w:p>
  </w:comment>
  <w:comment w:id="113" w:author="Sean Vrieland" w:date="2023-10-30T20:16:00Z" w:initials="SV">
    <w:p w14:paraId="4B836773" w14:textId="77777777" w:rsidR="00E03A73" w:rsidRDefault="00E03A73" w:rsidP="00733413">
      <w:r>
        <w:rPr>
          <w:rStyle w:val="CommentReference"/>
        </w:rPr>
        <w:annotationRef/>
      </w:r>
      <w:r>
        <w:rPr>
          <w:color w:val="000000"/>
          <w:sz w:val="20"/>
          <w:szCs w:val="20"/>
        </w:rPr>
        <w:t>What does this mean? Is there another word than “process” (already said once in sentence)?</w:t>
      </w:r>
    </w:p>
  </w:comment>
  <w:comment w:id="114" w:author="Sean Vrieland" w:date="2023-10-30T20:17:00Z" w:initials="SV">
    <w:p w14:paraId="040CC74D" w14:textId="77777777" w:rsidR="00E03A73" w:rsidRDefault="00E03A73" w:rsidP="000523FB">
      <w:r>
        <w:rPr>
          <w:rStyle w:val="CommentReference"/>
        </w:rPr>
        <w:annotationRef/>
      </w:r>
      <w:r>
        <w:rPr>
          <w:color w:val="000000"/>
          <w:sz w:val="20"/>
          <w:szCs w:val="20"/>
        </w:rPr>
        <w:t>“delve” here conflicts with “periphery” — Maybe “If we look outside Norway proper into the periphery” or something similar?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DED15F" w15:done="0"/>
  <w15:commentEx w15:paraId="781B8E6F" w15:done="0"/>
  <w15:commentEx w15:paraId="76D27E8E" w15:done="0"/>
  <w15:commentEx w15:paraId="1B93E1E1" w15:done="0"/>
  <w15:commentEx w15:paraId="0BB7CC83" w15:done="0"/>
  <w15:commentEx w15:paraId="0B2D20FD" w15:done="0"/>
  <w15:commentEx w15:paraId="5B710596" w15:done="0"/>
  <w15:commentEx w15:paraId="71C92752" w15:done="0"/>
  <w15:commentEx w15:paraId="4B836773" w15:done="0"/>
  <w15:commentEx w15:paraId="040CC7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A02A001" w16cex:dateUtc="2023-10-30T19:10:00Z"/>
  <w16cex:commentExtensible w16cex:durableId="07B31FAA" w16cex:dateUtc="2023-10-30T19:13:00Z"/>
  <w16cex:commentExtensible w16cex:durableId="02FBA144" w16cex:dateUtc="2023-10-30T19:16:00Z"/>
  <w16cex:commentExtensible w16cex:durableId="454876C4" w16cex:dateUtc="2023-10-30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DED15F" w16cid:durableId="530FA869"/>
  <w16cid:commentId w16cid:paraId="781B8E6F" w16cid:durableId="04744181"/>
  <w16cid:commentId w16cid:paraId="76D27E8E" w16cid:durableId="3295F8AE"/>
  <w16cid:commentId w16cid:paraId="1B93E1E1" w16cid:durableId="078438E9"/>
  <w16cid:commentId w16cid:paraId="0BB7CC83" w16cid:durableId="1A70DB4B"/>
  <w16cid:commentId w16cid:paraId="0B2D20FD" w16cid:durableId="1AB93D71"/>
  <w16cid:commentId w16cid:paraId="5B710596" w16cid:durableId="1A02A001"/>
  <w16cid:commentId w16cid:paraId="71C92752" w16cid:durableId="07B31FAA"/>
  <w16cid:commentId w16cid:paraId="4B836773" w16cid:durableId="02FBA144"/>
  <w16cid:commentId w16cid:paraId="040CC74D" w16cid:durableId="454876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C3508" w14:textId="77777777" w:rsidR="00344A80" w:rsidRDefault="00344A80" w:rsidP="00D97801">
      <w:pPr>
        <w:spacing w:after="0" w:line="240" w:lineRule="auto"/>
      </w:pPr>
      <w:r>
        <w:separator/>
      </w:r>
    </w:p>
  </w:endnote>
  <w:endnote w:type="continuationSeparator" w:id="0">
    <w:p w14:paraId="0CB790A5" w14:textId="77777777" w:rsidR="00344A80" w:rsidRDefault="00344A80" w:rsidP="00D97801">
      <w:pPr>
        <w:spacing w:after="0" w:line="240" w:lineRule="auto"/>
      </w:pPr>
      <w:r>
        <w:continuationSeparator/>
      </w:r>
    </w:p>
  </w:endnote>
  <w:endnote w:type="continuationNotice" w:id="1">
    <w:p w14:paraId="765F2E88" w14:textId="77777777" w:rsidR="00344A80" w:rsidRDefault="00344A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Open Sans">
    <w:altName w:val="Arial"/>
    <w:panose1 w:val="020B0606030504020204"/>
    <w:charset w:val="00"/>
    <w:family w:val="swiss"/>
    <w:pitch w:val="variable"/>
    <w:sig w:usb0="E00002EF" w:usb1="4000205B" w:usb2="00000028" w:usb3="00000000" w:csb0="0000019F" w:csb1="00000000"/>
  </w:font>
  <w:font w:name="TITUSCyberbitBasic">
    <w:altName w:val="MS Mincho"/>
    <w:panose1 w:val="020B0604020202020204"/>
    <w:charset w:val="80"/>
    <w:family w:val="auto"/>
    <w:notTrueType/>
    <w:pitch w:val="default"/>
    <w:sig w:usb0="00000001" w:usb1="08070000" w:usb2="00000010" w:usb3="00000000" w:csb0="00020000" w:csb1="00000000"/>
  </w:font>
  <w:font w:name="Yu Gothic Light">
    <w:altName w:val="游ゴシック Light"/>
    <w:panose1 w:val="020B03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18423" w14:textId="77777777" w:rsidR="00344A80" w:rsidRDefault="00344A80" w:rsidP="00D97801">
      <w:pPr>
        <w:spacing w:after="0" w:line="240" w:lineRule="auto"/>
      </w:pPr>
      <w:r>
        <w:separator/>
      </w:r>
    </w:p>
  </w:footnote>
  <w:footnote w:type="continuationSeparator" w:id="0">
    <w:p w14:paraId="6CB9BBB9" w14:textId="77777777" w:rsidR="00344A80" w:rsidRDefault="00344A80" w:rsidP="00D97801">
      <w:pPr>
        <w:spacing w:after="0" w:line="240" w:lineRule="auto"/>
      </w:pPr>
      <w:r>
        <w:continuationSeparator/>
      </w:r>
    </w:p>
  </w:footnote>
  <w:footnote w:type="continuationNotice" w:id="1">
    <w:p w14:paraId="0291C050" w14:textId="77777777" w:rsidR="00344A80" w:rsidRDefault="00344A8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B5410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66C2C1A6"/>
    <w:lvl w:ilvl="0">
      <w:start w:val="3"/>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numFmt w:val="none"/>
      <w:lvlText w:val=""/>
      <w:lvlJc w:val="left"/>
      <w:pPr>
        <w:ind w:left="0" w:firstLine="0"/>
      </w:pPr>
      <w:rPr>
        <w:rFonts w:hint="default"/>
      </w:rPr>
    </w:lvl>
    <w:lvl w:ilvl="6">
      <w:start w:val="1"/>
      <w:numFmt w:val="none"/>
      <w:suff w:val="nothing"/>
      <w:lvlText w:val=""/>
      <w:lvlJc w:val="left"/>
      <w:pPr>
        <w:ind w:left="0" w:firstLine="0"/>
      </w:pPr>
      <w:rPr>
        <w:rFonts w:hint="default"/>
      </w:rPr>
    </w:lvl>
    <w:lvl w:ilvl="7">
      <w:numFmt w:val="none"/>
      <w:lvlText w:val=""/>
      <w:lvlJc w:val="left"/>
      <w:pPr>
        <w:ind w:left="0" w:firstLine="0"/>
      </w:pPr>
      <w:rPr>
        <w:rFonts w:hint="default"/>
      </w:rPr>
    </w:lvl>
    <w:lvl w:ilvl="8">
      <w:numFmt w:val="none"/>
      <w:lvlText w:val=""/>
      <w:lvlJc w:val="left"/>
      <w:pPr>
        <w:ind w:left="0" w:firstLine="0"/>
      </w:pPr>
      <w:rPr>
        <w:rFonts w:hint="default"/>
      </w:rPr>
    </w:lvl>
  </w:abstractNum>
  <w:abstractNum w:abstractNumId="2" w15:restartNumberingAfterBreak="0">
    <w:nsid w:val="1D6E31DD"/>
    <w:multiLevelType w:val="multilevel"/>
    <w:tmpl w:val="4DC01950"/>
    <w:lvl w:ilvl="0">
      <w:start w:val="2"/>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5E4D0C56"/>
    <w:multiLevelType w:val="multilevel"/>
    <w:tmpl w:val="CA6C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356462">
    <w:abstractNumId w:val="1"/>
  </w:num>
  <w:num w:numId="2" w16cid:durableId="825829305">
    <w:abstractNumId w:val="2"/>
  </w:num>
  <w:num w:numId="3" w16cid:durableId="1659459011">
    <w:abstractNumId w:val="1"/>
  </w:num>
  <w:num w:numId="4" w16cid:durableId="281770204">
    <w:abstractNumId w:val="1"/>
  </w:num>
  <w:num w:numId="5" w16cid:durableId="730008690">
    <w:abstractNumId w:val="0"/>
  </w:num>
  <w:num w:numId="6" w16cid:durableId="1706907904">
    <w:abstractNumId w:val="3"/>
  </w:num>
  <w:num w:numId="7" w16cid:durableId="2138790400">
    <w:abstractNumId w:val="1"/>
  </w:num>
  <w:num w:numId="8" w16cid:durableId="1243761046">
    <w:abstractNumId w:val="1"/>
  </w:num>
  <w:num w:numId="9" w16cid:durableId="9179022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an Vrieland">
    <w15:presenceInfo w15:providerId="AD" w15:userId="S::sfd989@ku.dk::eba661c1-7c13-49b0-b9b2-a05ed24d79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801"/>
    <w:rsid w:val="00003064"/>
    <w:rsid w:val="00007BA9"/>
    <w:rsid w:val="00010DDE"/>
    <w:rsid w:val="00013214"/>
    <w:rsid w:val="000212D5"/>
    <w:rsid w:val="00022281"/>
    <w:rsid w:val="00026117"/>
    <w:rsid w:val="00035966"/>
    <w:rsid w:val="000403CB"/>
    <w:rsid w:val="0004180F"/>
    <w:rsid w:val="00041D4F"/>
    <w:rsid w:val="00043CE4"/>
    <w:rsid w:val="0004622B"/>
    <w:rsid w:val="00060152"/>
    <w:rsid w:val="00063E55"/>
    <w:rsid w:val="00065A61"/>
    <w:rsid w:val="00070933"/>
    <w:rsid w:val="00082838"/>
    <w:rsid w:val="0008367F"/>
    <w:rsid w:val="00090134"/>
    <w:rsid w:val="00091032"/>
    <w:rsid w:val="000A120C"/>
    <w:rsid w:val="000A2E2A"/>
    <w:rsid w:val="000B7828"/>
    <w:rsid w:val="000B79D1"/>
    <w:rsid w:val="000C2DEF"/>
    <w:rsid w:val="000C4399"/>
    <w:rsid w:val="000D41E4"/>
    <w:rsid w:val="000E44F8"/>
    <w:rsid w:val="000E5750"/>
    <w:rsid w:val="000E6198"/>
    <w:rsid w:val="000F0D32"/>
    <w:rsid w:val="000F5A99"/>
    <w:rsid w:val="000F5C6C"/>
    <w:rsid w:val="0010321A"/>
    <w:rsid w:val="00106EF9"/>
    <w:rsid w:val="00112A22"/>
    <w:rsid w:val="00116CE8"/>
    <w:rsid w:val="0012038F"/>
    <w:rsid w:val="001203D4"/>
    <w:rsid w:val="00123DC2"/>
    <w:rsid w:val="00124ABD"/>
    <w:rsid w:val="00126B66"/>
    <w:rsid w:val="001300E4"/>
    <w:rsid w:val="001331F3"/>
    <w:rsid w:val="00136106"/>
    <w:rsid w:val="001365BA"/>
    <w:rsid w:val="00136803"/>
    <w:rsid w:val="00136DCA"/>
    <w:rsid w:val="00141C60"/>
    <w:rsid w:val="001443C3"/>
    <w:rsid w:val="0016594E"/>
    <w:rsid w:val="00181F2E"/>
    <w:rsid w:val="001836CC"/>
    <w:rsid w:val="001852DD"/>
    <w:rsid w:val="001935D6"/>
    <w:rsid w:val="00196C4D"/>
    <w:rsid w:val="00196EF4"/>
    <w:rsid w:val="001A29BF"/>
    <w:rsid w:val="001A3DDD"/>
    <w:rsid w:val="001A59E0"/>
    <w:rsid w:val="001B106F"/>
    <w:rsid w:val="001B1299"/>
    <w:rsid w:val="001B5E57"/>
    <w:rsid w:val="001B7BF9"/>
    <w:rsid w:val="001C546C"/>
    <w:rsid w:val="001C653E"/>
    <w:rsid w:val="001D6A0D"/>
    <w:rsid w:val="001E0111"/>
    <w:rsid w:val="001E5417"/>
    <w:rsid w:val="001F2A5A"/>
    <w:rsid w:val="001F3AE7"/>
    <w:rsid w:val="001F6FED"/>
    <w:rsid w:val="00201085"/>
    <w:rsid w:val="00204DD0"/>
    <w:rsid w:val="002057CF"/>
    <w:rsid w:val="0021210D"/>
    <w:rsid w:val="002147CA"/>
    <w:rsid w:val="0021660E"/>
    <w:rsid w:val="00217DA8"/>
    <w:rsid w:val="0022030E"/>
    <w:rsid w:val="00222FA7"/>
    <w:rsid w:val="0022340F"/>
    <w:rsid w:val="00225232"/>
    <w:rsid w:val="00227FB5"/>
    <w:rsid w:val="00231C59"/>
    <w:rsid w:val="00232E21"/>
    <w:rsid w:val="002433E1"/>
    <w:rsid w:val="00246B9D"/>
    <w:rsid w:val="00260DC8"/>
    <w:rsid w:val="002775D0"/>
    <w:rsid w:val="00282D20"/>
    <w:rsid w:val="00287D99"/>
    <w:rsid w:val="00290ABC"/>
    <w:rsid w:val="0029693E"/>
    <w:rsid w:val="002A1E68"/>
    <w:rsid w:val="002A3953"/>
    <w:rsid w:val="002A433E"/>
    <w:rsid w:val="002A762D"/>
    <w:rsid w:val="002B5BE6"/>
    <w:rsid w:val="002C29B5"/>
    <w:rsid w:val="002C2AE0"/>
    <w:rsid w:val="002D5B05"/>
    <w:rsid w:val="002D67AE"/>
    <w:rsid w:val="002D68BC"/>
    <w:rsid w:val="002D776C"/>
    <w:rsid w:val="002E1113"/>
    <w:rsid w:val="002E186B"/>
    <w:rsid w:val="002E7A4A"/>
    <w:rsid w:val="002F62AD"/>
    <w:rsid w:val="00300906"/>
    <w:rsid w:val="003039A3"/>
    <w:rsid w:val="00304F84"/>
    <w:rsid w:val="00310A5E"/>
    <w:rsid w:val="0031185D"/>
    <w:rsid w:val="00314879"/>
    <w:rsid w:val="00335E33"/>
    <w:rsid w:val="00337C43"/>
    <w:rsid w:val="00344A80"/>
    <w:rsid w:val="0034523A"/>
    <w:rsid w:val="003507D8"/>
    <w:rsid w:val="00365C7D"/>
    <w:rsid w:val="0036675A"/>
    <w:rsid w:val="00367122"/>
    <w:rsid w:val="003713C5"/>
    <w:rsid w:val="00375710"/>
    <w:rsid w:val="00377B8F"/>
    <w:rsid w:val="00386E41"/>
    <w:rsid w:val="003951C8"/>
    <w:rsid w:val="00395C87"/>
    <w:rsid w:val="003A42D9"/>
    <w:rsid w:val="003A5DCE"/>
    <w:rsid w:val="003C05DB"/>
    <w:rsid w:val="003C3FCA"/>
    <w:rsid w:val="003F3651"/>
    <w:rsid w:val="0040635E"/>
    <w:rsid w:val="0040665C"/>
    <w:rsid w:val="00410602"/>
    <w:rsid w:val="00411A6B"/>
    <w:rsid w:val="004166E5"/>
    <w:rsid w:val="004252F8"/>
    <w:rsid w:val="004322D0"/>
    <w:rsid w:val="00434C08"/>
    <w:rsid w:val="00452C1F"/>
    <w:rsid w:val="00453505"/>
    <w:rsid w:val="00456B95"/>
    <w:rsid w:val="00456C45"/>
    <w:rsid w:val="0046090C"/>
    <w:rsid w:val="00463B57"/>
    <w:rsid w:val="00470349"/>
    <w:rsid w:val="00481402"/>
    <w:rsid w:val="00481B2F"/>
    <w:rsid w:val="00483218"/>
    <w:rsid w:val="00490DF7"/>
    <w:rsid w:val="0049533B"/>
    <w:rsid w:val="004A5DD7"/>
    <w:rsid w:val="004A706E"/>
    <w:rsid w:val="004C79E8"/>
    <w:rsid w:val="004D18C9"/>
    <w:rsid w:val="004D6475"/>
    <w:rsid w:val="004D675E"/>
    <w:rsid w:val="004E12A8"/>
    <w:rsid w:val="004E321B"/>
    <w:rsid w:val="004E6616"/>
    <w:rsid w:val="004F6112"/>
    <w:rsid w:val="00500B96"/>
    <w:rsid w:val="005130D7"/>
    <w:rsid w:val="00515FDB"/>
    <w:rsid w:val="00523F15"/>
    <w:rsid w:val="0052689E"/>
    <w:rsid w:val="00527C5C"/>
    <w:rsid w:val="00534E3F"/>
    <w:rsid w:val="00537A0E"/>
    <w:rsid w:val="005445FD"/>
    <w:rsid w:val="005474BA"/>
    <w:rsid w:val="00561CAC"/>
    <w:rsid w:val="005633BD"/>
    <w:rsid w:val="00571B95"/>
    <w:rsid w:val="00581421"/>
    <w:rsid w:val="00582D44"/>
    <w:rsid w:val="005839B3"/>
    <w:rsid w:val="005906EA"/>
    <w:rsid w:val="00590728"/>
    <w:rsid w:val="00593732"/>
    <w:rsid w:val="00597A08"/>
    <w:rsid w:val="005B0285"/>
    <w:rsid w:val="005B5285"/>
    <w:rsid w:val="005D160F"/>
    <w:rsid w:val="005D6D2E"/>
    <w:rsid w:val="005E0BDB"/>
    <w:rsid w:val="005E1108"/>
    <w:rsid w:val="005E2413"/>
    <w:rsid w:val="005E29A7"/>
    <w:rsid w:val="005E2B92"/>
    <w:rsid w:val="005E6CEF"/>
    <w:rsid w:val="005F2E5F"/>
    <w:rsid w:val="005F3EF9"/>
    <w:rsid w:val="005F52C9"/>
    <w:rsid w:val="0060064D"/>
    <w:rsid w:val="00600875"/>
    <w:rsid w:val="00601A54"/>
    <w:rsid w:val="00603504"/>
    <w:rsid w:val="00623E40"/>
    <w:rsid w:val="006241FD"/>
    <w:rsid w:val="0063167A"/>
    <w:rsid w:val="00636765"/>
    <w:rsid w:val="00640296"/>
    <w:rsid w:val="00642A4B"/>
    <w:rsid w:val="00650DA2"/>
    <w:rsid w:val="0065311E"/>
    <w:rsid w:val="00655800"/>
    <w:rsid w:val="00656D33"/>
    <w:rsid w:val="006676F9"/>
    <w:rsid w:val="006742A6"/>
    <w:rsid w:val="00682301"/>
    <w:rsid w:val="006913BB"/>
    <w:rsid w:val="00693962"/>
    <w:rsid w:val="006A0047"/>
    <w:rsid w:val="006A57FF"/>
    <w:rsid w:val="006B0E3C"/>
    <w:rsid w:val="006C77A8"/>
    <w:rsid w:val="006D4D4F"/>
    <w:rsid w:val="006F366B"/>
    <w:rsid w:val="006F5017"/>
    <w:rsid w:val="00714B25"/>
    <w:rsid w:val="00720BE6"/>
    <w:rsid w:val="00722862"/>
    <w:rsid w:val="00723E80"/>
    <w:rsid w:val="00724B32"/>
    <w:rsid w:val="0072641A"/>
    <w:rsid w:val="007317DF"/>
    <w:rsid w:val="00732AD0"/>
    <w:rsid w:val="007338F4"/>
    <w:rsid w:val="00741289"/>
    <w:rsid w:val="00751D20"/>
    <w:rsid w:val="0075408F"/>
    <w:rsid w:val="00757A56"/>
    <w:rsid w:val="007632B8"/>
    <w:rsid w:val="007A4D44"/>
    <w:rsid w:val="007A5206"/>
    <w:rsid w:val="007A525B"/>
    <w:rsid w:val="007A5D45"/>
    <w:rsid w:val="007A70A2"/>
    <w:rsid w:val="007A739D"/>
    <w:rsid w:val="007B1420"/>
    <w:rsid w:val="007B4E15"/>
    <w:rsid w:val="007C0FBC"/>
    <w:rsid w:val="007D5194"/>
    <w:rsid w:val="007D54CF"/>
    <w:rsid w:val="007E11A0"/>
    <w:rsid w:val="007F063A"/>
    <w:rsid w:val="007F39E5"/>
    <w:rsid w:val="00815A9A"/>
    <w:rsid w:val="008260FA"/>
    <w:rsid w:val="0083155B"/>
    <w:rsid w:val="00840DE9"/>
    <w:rsid w:val="008423FD"/>
    <w:rsid w:val="0084270B"/>
    <w:rsid w:val="008428C4"/>
    <w:rsid w:val="00842BA6"/>
    <w:rsid w:val="008460F2"/>
    <w:rsid w:val="008628FF"/>
    <w:rsid w:val="00874D20"/>
    <w:rsid w:val="0087572A"/>
    <w:rsid w:val="00876486"/>
    <w:rsid w:val="008768B5"/>
    <w:rsid w:val="008849ED"/>
    <w:rsid w:val="0088628D"/>
    <w:rsid w:val="00893281"/>
    <w:rsid w:val="008942E8"/>
    <w:rsid w:val="008A0728"/>
    <w:rsid w:val="008A291F"/>
    <w:rsid w:val="008A3683"/>
    <w:rsid w:val="008B1858"/>
    <w:rsid w:val="008B4340"/>
    <w:rsid w:val="008B5206"/>
    <w:rsid w:val="008B6F39"/>
    <w:rsid w:val="008C0895"/>
    <w:rsid w:val="008C2404"/>
    <w:rsid w:val="008D26F3"/>
    <w:rsid w:val="008E1F0A"/>
    <w:rsid w:val="008F39C1"/>
    <w:rsid w:val="008F3FF3"/>
    <w:rsid w:val="008F596C"/>
    <w:rsid w:val="008F5BB8"/>
    <w:rsid w:val="00901F34"/>
    <w:rsid w:val="009107BB"/>
    <w:rsid w:val="00916FB3"/>
    <w:rsid w:val="00920E52"/>
    <w:rsid w:val="0092425A"/>
    <w:rsid w:val="0093164E"/>
    <w:rsid w:val="0093415C"/>
    <w:rsid w:val="00941D48"/>
    <w:rsid w:val="00942D6E"/>
    <w:rsid w:val="00944629"/>
    <w:rsid w:val="00945B5B"/>
    <w:rsid w:val="009520C2"/>
    <w:rsid w:val="009541BC"/>
    <w:rsid w:val="0096280D"/>
    <w:rsid w:val="00966008"/>
    <w:rsid w:val="00966D7F"/>
    <w:rsid w:val="00971F70"/>
    <w:rsid w:val="00973643"/>
    <w:rsid w:val="00981156"/>
    <w:rsid w:val="009834E3"/>
    <w:rsid w:val="0098638A"/>
    <w:rsid w:val="0098664C"/>
    <w:rsid w:val="00987A89"/>
    <w:rsid w:val="00991EBC"/>
    <w:rsid w:val="009A1A39"/>
    <w:rsid w:val="009A2540"/>
    <w:rsid w:val="009A2C6B"/>
    <w:rsid w:val="009A39FF"/>
    <w:rsid w:val="009B4E8B"/>
    <w:rsid w:val="009C22E0"/>
    <w:rsid w:val="009D0AE5"/>
    <w:rsid w:val="009D25BC"/>
    <w:rsid w:val="009D2A66"/>
    <w:rsid w:val="009D30F7"/>
    <w:rsid w:val="009E389F"/>
    <w:rsid w:val="009E46D5"/>
    <w:rsid w:val="009E5EF7"/>
    <w:rsid w:val="009E78DA"/>
    <w:rsid w:val="009F0FCD"/>
    <w:rsid w:val="009F50FC"/>
    <w:rsid w:val="00A0111E"/>
    <w:rsid w:val="00A11A77"/>
    <w:rsid w:val="00A40716"/>
    <w:rsid w:val="00A430F3"/>
    <w:rsid w:val="00A43138"/>
    <w:rsid w:val="00A501F0"/>
    <w:rsid w:val="00A50C08"/>
    <w:rsid w:val="00A51F52"/>
    <w:rsid w:val="00A71E24"/>
    <w:rsid w:val="00A766B3"/>
    <w:rsid w:val="00A81135"/>
    <w:rsid w:val="00A83581"/>
    <w:rsid w:val="00A93BEA"/>
    <w:rsid w:val="00AA10BF"/>
    <w:rsid w:val="00AA15A7"/>
    <w:rsid w:val="00AA3E74"/>
    <w:rsid w:val="00AA4B87"/>
    <w:rsid w:val="00AB25D1"/>
    <w:rsid w:val="00AB2B02"/>
    <w:rsid w:val="00AB36E3"/>
    <w:rsid w:val="00AB5DB7"/>
    <w:rsid w:val="00AC10B9"/>
    <w:rsid w:val="00AC224A"/>
    <w:rsid w:val="00AD671B"/>
    <w:rsid w:val="00AF5101"/>
    <w:rsid w:val="00B11946"/>
    <w:rsid w:val="00B15BBD"/>
    <w:rsid w:val="00B24FE5"/>
    <w:rsid w:val="00B3037B"/>
    <w:rsid w:val="00B30759"/>
    <w:rsid w:val="00B40486"/>
    <w:rsid w:val="00B41389"/>
    <w:rsid w:val="00B43FA3"/>
    <w:rsid w:val="00B44809"/>
    <w:rsid w:val="00B544D3"/>
    <w:rsid w:val="00B55AF2"/>
    <w:rsid w:val="00B57CAA"/>
    <w:rsid w:val="00B637AF"/>
    <w:rsid w:val="00B707C1"/>
    <w:rsid w:val="00B774D5"/>
    <w:rsid w:val="00B95637"/>
    <w:rsid w:val="00BA1B98"/>
    <w:rsid w:val="00BA3D15"/>
    <w:rsid w:val="00BA7598"/>
    <w:rsid w:val="00BB0A28"/>
    <w:rsid w:val="00BB2B32"/>
    <w:rsid w:val="00BC4554"/>
    <w:rsid w:val="00BD101D"/>
    <w:rsid w:val="00BD1F57"/>
    <w:rsid w:val="00BF198C"/>
    <w:rsid w:val="00C00F28"/>
    <w:rsid w:val="00C069B4"/>
    <w:rsid w:val="00C121A4"/>
    <w:rsid w:val="00C17CB4"/>
    <w:rsid w:val="00C34175"/>
    <w:rsid w:val="00C37AA5"/>
    <w:rsid w:val="00C4793A"/>
    <w:rsid w:val="00C5221B"/>
    <w:rsid w:val="00C622C9"/>
    <w:rsid w:val="00C633D0"/>
    <w:rsid w:val="00C739F9"/>
    <w:rsid w:val="00C746AA"/>
    <w:rsid w:val="00C75033"/>
    <w:rsid w:val="00C75D60"/>
    <w:rsid w:val="00C76830"/>
    <w:rsid w:val="00C83916"/>
    <w:rsid w:val="00C92583"/>
    <w:rsid w:val="00C965F7"/>
    <w:rsid w:val="00CA47E4"/>
    <w:rsid w:val="00CA5EF7"/>
    <w:rsid w:val="00CA7054"/>
    <w:rsid w:val="00CB47C9"/>
    <w:rsid w:val="00CC3FCF"/>
    <w:rsid w:val="00CC6448"/>
    <w:rsid w:val="00CC79DC"/>
    <w:rsid w:val="00CD2495"/>
    <w:rsid w:val="00CD2BDF"/>
    <w:rsid w:val="00CF0619"/>
    <w:rsid w:val="00CF1E0E"/>
    <w:rsid w:val="00D018DC"/>
    <w:rsid w:val="00D04C11"/>
    <w:rsid w:val="00D0528A"/>
    <w:rsid w:val="00D1178D"/>
    <w:rsid w:val="00D21632"/>
    <w:rsid w:val="00D22539"/>
    <w:rsid w:val="00D3208B"/>
    <w:rsid w:val="00D3429C"/>
    <w:rsid w:val="00D36B2E"/>
    <w:rsid w:val="00D37BE4"/>
    <w:rsid w:val="00D46847"/>
    <w:rsid w:val="00D54E0B"/>
    <w:rsid w:val="00D56167"/>
    <w:rsid w:val="00D56429"/>
    <w:rsid w:val="00D574FA"/>
    <w:rsid w:val="00D57664"/>
    <w:rsid w:val="00D70F03"/>
    <w:rsid w:val="00D75CED"/>
    <w:rsid w:val="00D96EAC"/>
    <w:rsid w:val="00D97801"/>
    <w:rsid w:val="00DA30EA"/>
    <w:rsid w:val="00DB1259"/>
    <w:rsid w:val="00DB63A2"/>
    <w:rsid w:val="00DB7D21"/>
    <w:rsid w:val="00DE2C14"/>
    <w:rsid w:val="00DE2D59"/>
    <w:rsid w:val="00DE78DB"/>
    <w:rsid w:val="00DF0A4B"/>
    <w:rsid w:val="00DF791F"/>
    <w:rsid w:val="00E0363C"/>
    <w:rsid w:val="00E03A73"/>
    <w:rsid w:val="00E03AF7"/>
    <w:rsid w:val="00E0403E"/>
    <w:rsid w:val="00E05359"/>
    <w:rsid w:val="00E2341B"/>
    <w:rsid w:val="00E2555E"/>
    <w:rsid w:val="00E31D81"/>
    <w:rsid w:val="00E3750B"/>
    <w:rsid w:val="00E41932"/>
    <w:rsid w:val="00E42D9B"/>
    <w:rsid w:val="00E454D4"/>
    <w:rsid w:val="00E47424"/>
    <w:rsid w:val="00E50DEF"/>
    <w:rsid w:val="00E6027E"/>
    <w:rsid w:val="00E6114F"/>
    <w:rsid w:val="00E616AF"/>
    <w:rsid w:val="00E6193D"/>
    <w:rsid w:val="00E6313C"/>
    <w:rsid w:val="00E65D52"/>
    <w:rsid w:val="00E65E5F"/>
    <w:rsid w:val="00E766D0"/>
    <w:rsid w:val="00E8369A"/>
    <w:rsid w:val="00E84CCF"/>
    <w:rsid w:val="00E93793"/>
    <w:rsid w:val="00EB5BF7"/>
    <w:rsid w:val="00EB6C47"/>
    <w:rsid w:val="00EB74F4"/>
    <w:rsid w:val="00EC26A5"/>
    <w:rsid w:val="00EC7410"/>
    <w:rsid w:val="00ED0674"/>
    <w:rsid w:val="00ED2923"/>
    <w:rsid w:val="00ED3ABF"/>
    <w:rsid w:val="00ED3C84"/>
    <w:rsid w:val="00EE0C86"/>
    <w:rsid w:val="00EE70A2"/>
    <w:rsid w:val="00F0115B"/>
    <w:rsid w:val="00F0727F"/>
    <w:rsid w:val="00F22ADC"/>
    <w:rsid w:val="00F30C4F"/>
    <w:rsid w:val="00F31130"/>
    <w:rsid w:val="00F360E7"/>
    <w:rsid w:val="00F431C2"/>
    <w:rsid w:val="00F43CD3"/>
    <w:rsid w:val="00F500DE"/>
    <w:rsid w:val="00F602C5"/>
    <w:rsid w:val="00F70F87"/>
    <w:rsid w:val="00F81293"/>
    <w:rsid w:val="00F82C1D"/>
    <w:rsid w:val="00F84285"/>
    <w:rsid w:val="00F86998"/>
    <w:rsid w:val="00F93C5F"/>
    <w:rsid w:val="00F9599C"/>
    <w:rsid w:val="00FA560C"/>
    <w:rsid w:val="00FB1C19"/>
    <w:rsid w:val="00FB4C34"/>
    <w:rsid w:val="00FB6629"/>
    <w:rsid w:val="00FC72C3"/>
    <w:rsid w:val="00FD7DCC"/>
    <w:rsid w:val="00FE3ED1"/>
    <w:rsid w:val="00FF09EE"/>
    <w:rsid w:val="00FF4021"/>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4F9F3D"/>
  <w15:docId w15:val="{35B277C4-1189-4047-A226-956C640B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qFormat/>
    <w:rsid w:val="00D97801"/>
    <w:pPr>
      <w:pageBreakBefore/>
      <w:widowControl w:val="0"/>
      <w:numPr>
        <w:numId w:val="1"/>
      </w:numPr>
      <w:spacing w:before="360" w:after="360" w:line="240" w:lineRule="auto"/>
      <w:outlineLvl w:val="0"/>
    </w:pPr>
    <w:rPr>
      <w:rFonts w:ascii="Arial" w:eastAsia="Times New Roman" w:hAnsi="Arial" w:cs="Times New Roman"/>
      <w:b/>
      <w:noProof/>
      <w:kern w:val="28"/>
      <w:sz w:val="36"/>
      <w:szCs w:val="20"/>
      <w:lang w:val="en-GB"/>
      <w14:ligatures w14:val="none"/>
    </w:rPr>
  </w:style>
  <w:style w:type="paragraph" w:styleId="Heading2">
    <w:name w:val="heading 2"/>
    <w:basedOn w:val="Heading1"/>
    <w:next w:val="Normal"/>
    <w:link w:val="Heading2Char"/>
    <w:qFormat/>
    <w:rsid w:val="00D97801"/>
    <w:pPr>
      <w:keepNext/>
      <w:keepLines/>
      <w:pageBreakBefore w:val="0"/>
      <w:widowControl/>
      <w:numPr>
        <w:ilvl w:val="1"/>
      </w:numPr>
      <w:suppressAutoHyphens/>
      <w:spacing w:before="480" w:after="320"/>
      <w:outlineLvl w:val="1"/>
    </w:pPr>
    <w:rPr>
      <w:b w:val="0"/>
      <w:kern w:val="0"/>
      <w:sz w:val="34"/>
    </w:rPr>
  </w:style>
  <w:style w:type="paragraph" w:styleId="Heading3">
    <w:name w:val="heading 3"/>
    <w:basedOn w:val="Heading2"/>
    <w:next w:val="Normal"/>
    <w:link w:val="Heading3Char"/>
    <w:qFormat/>
    <w:rsid w:val="00D97801"/>
    <w:pPr>
      <w:numPr>
        <w:ilvl w:val="2"/>
      </w:numPr>
      <w:spacing w:before="240" w:after="120"/>
      <w:outlineLvl w:val="2"/>
    </w:pPr>
    <w:rPr>
      <w:b/>
      <w:sz w:val="28"/>
    </w:rPr>
  </w:style>
  <w:style w:type="paragraph" w:styleId="Heading4">
    <w:name w:val="heading 4"/>
    <w:basedOn w:val="Heading2"/>
    <w:next w:val="Normal"/>
    <w:link w:val="Heading4Char"/>
    <w:qFormat/>
    <w:rsid w:val="00D97801"/>
    <w:pPr>
      <w:numPr>
        <w:ilvl w:val="3"/>
      </w:numPr>
      <w:spacing w:before="240" w:after="120"/>
      <w:outlineLvl w:val="3"/>
    </w:pPr>
    <w:rPr>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D97801"/>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rsid w:val="00D97801"/>
    <w:rPr>
      <w:kern w:val="0"/>
      <w:sz w:val="20"/>
      <w:szCs w:val="20"/>
      <w14:ligatures w14:val="none"/>
    </w:rPr>
  </w:style>
  <w:style w:type="character" w:styleId="FootnoteReference">
    <w:name w:val="footnote reference"/>
    <w:basedOn w:val="DefaultParagraphFont"/>
    <w:unhideWhenUsed/>
    <w:rsid w:val="00D97801"/>
    <w:rPr>
      <w:vertAlign w:val="superscript"/>
    </w:rPr>
  </w:style>
  <w:style w:type="table" w:styleId="TableGrid">
    <w:name w:val="Table Grid"/>
    <w:basedOn w:val="TableNormal"/>
    <w:uiPriority w:val="59"/>
    <w:rsid w:val="00D97801"/>
    <w:pPr>
      <w:spacing w:after="0" w:line="240" w:lineRule="auto"/>
    </w:pPr>
    <w:rPr>
      <w:rFonts w:ascii="Times New Roman" w:eastAsia="Times New Roman" w:hAnsi="Times New Roman" w:cs="Times New Roman"/>
      <w:kern w:val="0"/>
      <w:sz w:val="20"/>
      <w:szCs w:val="20"/>
      <w:lang w:val="de-DE"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97801"/>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nb-NO"/>
      <w14:ligatures w14:val="none"/>
    </w:rPr>
  </w:style>
  <w:style w:type="character" w:customStyle="1" w:styleId="Subtitle1">
    <w:name w:val="Subtitle1"/>
    <w:basedOn w:val="DefaultParagraphFont"/>
    <w:rsid w:val="00D97801"/>
    <w:rPr>
      <w:color w:val="151057"/>
    </w:rPr>
  </w:style>
  <w:style w:type="character" w:customStyle="1" w:styleId="Heading1Char">
    <w:name w:val="Heading 1 Char"/>
    <w:basedOn w:val="DefaultParagraphFont"/>
    <w:link w:val="Heading1"/>
    <w:rsid w:val="00D97801"/>
    <w:rPr>
      <w:rFonts w:ascii="Arial" w:eastAsia="Times New Roman" w:hAnsi="Arial" w:cs="Times New Roman"/>
      <w:b/>
      <w:noProof/>
      <w:kern w:val="28"/>
      <w:sz w:val="36"/>
      <w:szCs w:val="20"/>
      <w:lang w:val="en-GB"/>
      <w14:ligatures w14:val="none"/>
    </w:rPr>
  </w:style>
  <w:style w:type="character" w:customStyle="1" w:styleId="Heading2Char">
    <w:name w:val="Heading 2 Char"/>
    <w:basedOn w:val="DefaultParagraphFont"/>
    <w:link w:val="Heading2"/>
    <w:rsid w:val="00D97801"/>
    <w:rPr>
      <w:rFonts w:ascii="Arial" w:eastAsia="Times New Roman" w:hAnsi="Arial" w:cs="Times New Roman"/>
      <w:noProof/>
      <w:kern w:val="0"/>
      <w:sz w:val="34"/>
      <w:szCs w:val="20"/>
      <w:lang w:val="en-GB"/>
      <w14:ligatures w14:val="none"/>
    </w:rPr>
  </w:style>
  <w:style w:type="character" w:customStyle="1" w:styleId="Heading3Char">
    <w:name w:val="Heading 3 Char"/>
    <w:basedOn w:val="DefaultParagraphFont"/>
    <w:link w:val="Heading3"/>
    <w:rsid w:val="00D97801"/>
    <w:rPr>
      <w:rFonts w:ascii="Arial" w:eastAsia="Times New Roman" w:hAnsi="Arial" w:cs="Times New Roman"/>
      <w:b/>
      <w:noProof/>
      <w:kern w:val="0"/>
      <w:sz w:val="28"/>
      <w:szCs w:val="20"/>
      <w:lang w:val="en-GB"/>
      <w14:ligatures w14:val="none"/>
    </w:rPr>
  </w:style>
  <w:style w:type="character" w:customStyle="1" w:styleId="Heading4Char">
    <w:name w:val="Heading 4 Char"/>
    <w:basedOn w:val="DefaultParagraphFont"/>
    <w:link w:val="Heading4"/>
    <w:rsid w:val="00D97801"/>
    <w:rPr>
      <w:rFonts w:ascii="Arial" w:eastAsia="Times New Roman" w:hAnsi="Arial" w:cs="Times New Roman"/>
      <w:i/>
      <w:noProof/>
      <w:kern w:val="0"/>
      <w:sz w:val="28"/>
      <w:szCs w:val="20"/>
      <w:lang w:val="en-GB"/>
      <w14:ligatures w14:val="none"/>
    </w:rPr>
  </w:style>
  <w:style w:type="character" w:styleId="Hyperlink">
    <w:name w:val="Hyperlink"/>
    <w:basedOn w:val="DefaultParagraphFont"/>
    <w:uiPriority w:val="99"/>
    <w:unhideWhenUsed/>
    <w:rsid w:val="00D97801"/>
    <w:rPr>
      <w:color w:val="0563C1" w:themeColor="hyperlink"/>
      <w:u w:val="single"/>
    </w:rPr>
  </w:style>
  <w:style w:type="character" w:customStyle="1" w:styleId="UnresolvedMention1">
    <w:name w:val="Unresolved Mention1"/>
    <w:basedOn w:val="DefaultParagraphFont"/>
    <w:uiPriority w:val="99"/>
    <w:semiHidden/>
    <w:unhideWhenUsed/>
    <w:rsid w:val="00E0403E"/>
    <w:rPr>
      <w:color w:val="605E5C"/>
      <w:shd w:val="clear" w:color="auto" w:fill="E1DFDD"/>
    </w:rPr>
  </w:style>
  <w:style w:type="paragraph" w:styleId="ListBullet">
    <w:name w:val="List Bullet"/>
    <w:basedOn w:val="Normal"/>
    <w:uiPriority w:val="99"/>
    <w:unhideWhenUsed/>
    <w:rsid w:val="00AD671B"/>
    <w:pPr>
      <w:numPr>
        <w:numId w:val="5"/>
      </w:numPr>
      <w:spacing w:after="200" w:line="276" w:lineRule="auto"/>
      <w:contextualSpacing/>
    </w:pPr>
    <w:rPr>
      <w:kern w:val="0"/>
      <w:lang w:val="da-DK"/>
      <w14:ligatures w14:val="none"/>
    </w:rPr>
  </w:style>
  <w:style w:type="paragraph" w:styleId="NormalWeb">
    <w:name w:val="Normal (Web)"/>
    <w:basedOn w:val="Normal"/>
    <w:uiPriority w:val="99"/>
    <w:semiHidden/>
    <w:unhideWhenUsed/>
    <w:rsid w:val="0021210D"/>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paragraph" w:customStyle="1" w:styleId="i">
    <w:name w:val="i"/>
    <w:basedOn w:val="Normal"/>
    <w:rsid w:val="005E29A7"/>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character" w:styleId="CommentReference">
    <w:name w:val="annotation reference"/>
    <w:basedOn w:val="DefaultParagraphFont"/>
    <w:uiPriority w:val="99"/>
    <w:semiHidden/>
    <w:unhideWhenUsed/>
    <w:rsid w:val="00B637AF"/>
    <w:rPr>
      <w:sz w:val="16"/>
      <w:szCs w:val="16"/>
    </w:rPr>
  </w:style>
  <w:style w:type="paragraph" w:styleId="CommentText">
    <w:name w:val="annotation text"/>
    <w:basedOn w:val="Normal"/>
    <w:link w:val="CommentTextChar"/>
    <w:uiPriority w:val="99"/>
    <w:unhideWhenUsed/>
    <w:rsid w:val="00B637AF"/>
    <w:pPr>
      <w:spacing w:line="240" w:lineRule="auto"/>
    </w:pPr>
    <w:rPr>
      <w:sz w:val="20"/>
      <w:szCs w:val="20"/>
    </w:rPr>
  </w:style>
  <w:style w:type="character" w:customStyle="1" w:styleId="CommentTextChar">
    <w:name w:val="Comment Text Char"/>
    <w:basedOn w:val="DefaultParagraphFont"/>
    <w:link w:val="CommentText"/>
    <w:uiPriority w:val="99"/>
    <w:rsid w:val="00B637AF"/>
    <w:rPr>
      <w:sz w:val="20"/>
      <w:szCs w:val="20"/>
    </w:rPr>
  </w:style>
  <w:style w:type="paragraph" w:styleId="CommentSubject">
    <w:name w:val="annotation subject"/>
    <w:basedOn w:val="CommentText"/>
    <w:next w:val="CommentText"/>
    <w:link w:val="CommentSubjectChar"/>
    <w:uiPriority w:val="99"/>
    <w:semiHidden/>
    <w:unhideWhenUsed/>
    <w:rsid w:val="00B637AF"/>
    <w:rPr>
      <w:b/>
      <w:bCs/>
    </w:rPr>
  </w:style>
  <w:style w:type="character" w:customStyle="1" w:styleId="CommentSubjectChar">
    <w:name w:val="Comment Subject Char"/>
    <w:basedOn w:val="CommentTextChar"/>
    <w:link w:val="CommentSubject"/>
    <w:uiPriority w:val="99"/>
    <w:semiHidden/>
    <w:rsid w:val="00B637AF"/>
    <w:rPr>
      <w:b/>
      <w:bCs/>
      <w:sz w:val="20"/>
      <w:szCs w:val="20"/>
    </w:rPr>
  </w:style>
  <w:style w:type="character" w:customStyle="1" w:styleId="cf01">
    <w:name w:val="cf01"/>
    <w:basedOn w:val="DefaultParagraphFont"/>
    <w:rsid w:val="0083155B"/>
    <w:rPr>
      <w:rFonts w:ascii="Segoe UI" w:hAnsi="Segoe UI" w:cs="Segoe UI" w:hint="default"/>
      <w:sz w:val="18"/>
      <w:szCs w:val="18"/>
    </w:rPr>
  </w:style>
  <w:style w:type="character" w:styleId="FollowedHyperlink">
    <w:name w:val="FollowedHyperlink"/>
    <w:basedOn w:val="DefaultParagraphFont"/>
    <w:uiPriority w:val="99"/>
    <w:semiHidden/>
    <w:unhideWhenUsed/>
    <w:rsid w:val="001203D4"/>
    <w:rPr>
      <w:color w:val="954F72" w:themeColor="followedHyperlink"/>
      <w:u w:val="single"/>
    </w:rPr>
  </w:style>
  <w:style w:type="character" w:customStyle="1" w:styleId="name">
    <w:name w:val="name"/>
    <w:basedOn w:val="DefaultParagraphFont"/>
    <w:rsid w:val="006F5017"/>
  </w:style>
  <w:style w:type="character" w:customStyle="1" w:styleId="surname">
    <w:name w:val="surname"/>
    <w:basedOn w:val="DefaultParagraphFont"/>
    <w:rsid w:val="006F5017"/>
  </w:style>
  <w:style w:type="character" w:customStyle="1" w:styleId="given-names">
    <w:name w:val="given-names"/>
    <w:basedOn w:val="DefaultParagraphFont"/>
    <w:rsid w:val="006F5017"/>
  </w:style>
  <w:style w:type="character" w:customStyle="1" w:styleId="year">
    <w:name w:val="year"/>
    <w:basedOn w:val="DefaultParagraphFont"/>
    <w:rsid w:val="006F5017"/>
  </w:style>
  <w:style w:type="character" w:customStyle="1" w:styleId="article-title">
    <w:name w:val="article-title"/>
    <w:basedOn w:val="DefaultParagraphFont"/>
    <w:rsid w:val="006F5017"/>
  </w:style>
  <w:style w:type="character" w:customStyle="1" w:styleId="source">
    <w:name w:val="source"/>
    <w:basedOn w:val="DefaultParagraphFont"/>
    <w:rsid w:val="006F5017"/>
  </w:style>
  <w:style w:type="character" w:customStyle="1" w:styleId="volume">
    <w:name w:val="volume"/>
    <w:basedOn w:val="DefaultParagraphFont"/>
    <w:rsid w:val="006F5017"/>
  </w:style>
  <w:style w:type="character" w:customStyle="1" w:styleId="issue">
    <w:name w:val="issue"/>
    <w:basedOn w:val="DefaultParagraphFont"/>
    <w:rsid w:val="006F5017"/>
  </w:style>
  <w:style w:type="character" w:customStyle="1" w:styleId="fpage">
    <w:name w:val="fpage"/>
    <w:basedOn w:val="DefaultParagraphFont"/>
    <w:rsid w:val="006F5017"/>
  </w:style>
  <w:style w:type="character" w:customStyle="1" w:styleId="lpage">
    <w:name w:val="lpage"/>
    <w:basedOn w:val="DefaultParagraphFont"/>
    <w:rsid w:val="006F5017"/>
  </w:style>
  <w:style w:type="paragraph" w:styleId="Header">
    <w:name w:val="header"/>
    <w:basedOn w:val="Normal"/>
    <w:link w:val="HeaderChar"/>
    <w:uiPriority w:val="99"/>
    <w:semiHidden/>
    <w:unhideWhenUsed/>
    <w:rsid w:val="00204DD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04DD0"/>
  </w:style>
  <w:style w:type="paragraph" w:styleId="Footer">
    <w:name w:val="footer"/>
    <w:basedOn w:val="Normal"/>
    <w:link w:val="FooterChar"/>
    <w:uiPriority w:val="99"/>
    <w:semiHidden/>
    <w:unhideWhenUsed/>
    <w:rsid w:val="00204DD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04DD0"/>
  </w:style>
  <w:style w:type="paragraph" w:styleId="BalloonText">
    <w:name w:val="Balloon Text"/>
    <w:basedOn w:val="Normal"/>
    <w:link w:val="BalloonTextChar"/>
    <w:uiPriority w:val="99"/>
    <w:semiHidden/>
    <w:unhideWhenUsed/>
    <w:rsid w:val="008A368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A3683"/>
    <w:rPr>
      <w:rFonts w:ascii="Lucida Grande" w:hAnsi="Lucida Grande" w:cs="Lucida Grande"/>
      <w:sz w:val="18"/>
      <w:szCs w:val="18"/>
    </w:rPr>
  </w:style>
  <w:style w:type="paragraph" w:styleId="Revision">
    <w:name w:val="Revision"/>
    <w:hidden/>
    <w:uiPriority w:val="99"/>
    <w:semiHidden/>
    <w:rsid w:val="00F30C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65253">
      <w:bodyDiv w:val="1"/>
      <w:marLeft w:val="0"/>
      <w:marRight w:val="0"/>
      <w:marTop w:val="0"/>
      <w:marBottom w:val="0"/>
      <w:divBdr>
        <w:top w:val="none" w:sz="0" w:space="0" w:color="auto"/>
        <w:left w:val="none" w:sz="0" w:space="0" w:color="auto"/>
        <w:bottom w:val="none" w:sz="0" w:space="0" w:color="auto"/>
        <w:right w:val="none" w:sz="0" w:space="0" w:color="auto"/>
      </w:divBdr>
    </w:div>
    <w:div w:id="827400164">
      <w:bodyDiv w:val="1"/>
      <w:marLeft w:val="0"/>
      <w:marRight w:val="0"/>
      <w:marTop w:val="0"/>
      <w:marBottom w:val="0"/>
      <w:divBdr>
        <w:top w:val="none" w:sz="0" w:space="0" w:color="auto"/>
        <w:left w:val="none" w:sz="0" w:space="0" w:color="auto"/>
        <w:bottom w:val="none" w:sz="0" w:space="0" w:color="auto"/>
        <w:right w:val="none" w:sz="0" w:space="0" w:color="auto"/>
      </w:divBdr>
    </w:div>
    <w:div w:id="917667165">
      <w:bodyDiv w:val="1"/>
      <w:marLeft w:val="0"/>
      <w:marRight w:val="0"/>
      <w:marTop w:val="0"/>
      <w:marBottom w:val="0"/>
      <w:divBdr>
        <w:top w:val="none" w:sz="0" w:space="0" w:color="auto"/>
        <w:left w:val="none" w:sz="0" w:space="0" w:color="auto"/>
        <w:bottom w:val="none" w:sz="0" w:space="0" w:color="auto"/>
        <w:right w:val="none" w:sz="0" w:space="0" w:color="auto"/>
      </w:divBdr>
    </w:div>
    <w:div w:id="924150099">
      <w:bodyDiv w:val="1"/>
      <w:marLeft w:val="0"/>
      <w:marRight w:val="0"/>
      <w:marTop w:val="0"/>
      <w:marBottom w:val="0"/>
      <w:divBdr>
        <w:top w:val="none" w:sz="0" w:space="0" w:color="auto"/>
        <w:left w:val="none" w:sz="0" w:space="0" w:color="auto"/>
        <w:bottom w:val="none" w:sz="0" w:space="0" w:color="auto"/>
        <w:right w:val="none" w:sz="0" w:space="0" w:color="auto"/>
      </w:divBdr>
    </w:div>
    <w:div w:id="1023361708">
      <w:bodyDiv w:val="1"/>
      <w:marLeft w:val="0"/>
      <w:marRight w:val="0"/>
      <w:marTop w:val="0"/>
      <w:marBottom w:val="0"/>
      <w:divBdr>
        <w:top w:val="none" w:sz="0" w:space="0" w:color="auto"/>
        <w:left w:val="none" w:sz="0" w:space="0" w:color="auto"/>
        <w:bottom w:val="none" w:sz="0" w:space="0" w:color="auto"/>
        <w:right w:val="none" w:sz="0" w:space="0" w:color="auto"/>
      </w:divBdr>
    </w:div>
    <w:div w:id="1084257958">
      <w:bodyDiv w:val="1"/>
      <w:marLeft w:val="0"/>
      <w:marRight w:val="0"/>
      <w:marTop w:val="0"/>
      <w:marBottom w:val="0"/>
      <w:divBdr>
        <w:top w:val="none" w:sz="0" w:space="0" w:color="auto"/>
        <w:left w:val="none" w:sz="0" w:space="0" w:color="auto"/>
        <w:bottom w:val="none" w:sz="0" w:space="0" w:color="auto"/>
        <w:right w:val="none" w:sz="0" w:space="0" w:color="auto"/>
      </w:divBdr>
    </w:div>
    <w:div w:id="1242836618">
      <w:bodyDiv w:val="1"/>
      <w:marLeft w:val="0"/>
      <w:marRight w:val="0"/>
      <w:marTop w:val="0"/>
      <w:marBottom w:val="0"/>
      <w:divBdr>
        <w:top w:val="none" w:sz="0" w:space="0" w:color="auto"/>
        <w:left w:val="none" w:sz="0" w:space="0" w:color="auto"/>
        <w:bottom w:val="none" w:sz="0" w:space="0" w:color="auto"/>
        <w:right w:val="none" w:sz="0" w:space="0" w:color="auto"/>
      </w:divBdr>
    </w:div>
    <w:div w:id="1465153442">
      <w:bodyDiv w:val="1"/>
      <w:marLeft w:val="0"/>
      <w:marRight w:val="0"/>
      <w:marTop w:val="0"/>
      <w:marBottom w:val="0"/>
      <w:divBdr>
        <w:top w:val="none" w:sz="0" w:space="0" w:color="auto"/>
        <w:left w:val="none" w:sz="0" w:space="0" w:color="auto"/>
        <w:bottom w:val="none" w:sz="0" w:space="0" w:color="auto"/>
        <w:right w:val="none" w:sz="0" w:space="0" w:color="auto"/>
      </w:divBdr>
    </w:div>
    <w:div w:id="1481532150">
      <w:bodyDiv w:val="1"/>
      <w:marLeft w:val="0"/>
      <w:marRight w:val="0"/>
      <w:marTop w:val="0"/>
      <w:marBottom w:val="0"/>
      <w:divBdr>
        <w:top w:val="none" w:sz="0" w:space="0" w:color="auto"/>
        <w:left w:val="none" w:sz="0" w:space="0" w:color="auto"/>
        <w:bottom w:val="none" w:sz="0" w:space="0" w:color="auto"/>
        <w:right w:val="none" w:sz="0" w:space="0" w:color="auto"/>
      </w:divBdr>
    </w:div>
    <w:div w:id="1770346013">
      <w:bodyDiv w:val="1"/>
      <w:marLeft w:val="0"/>
      <w:marRight w:val="0"/>
      <w:marTop w:val="0"/>
      <w:marBottom w:val="0"/>
      <w:divBdr>
        <w:top w:val="none" w:sz="0" w:space="0" w:color="auto"/>
        <w:left w:val="none" w:sz="0" w:space="0" w:color="auto"/>
        <w:bottom w:val="none" w:sz="0" w:space="0" w:color="auto"/>
        <w:right w:val="none" w:sz="0" w:space="0" w:color="auto"/>
      </w:divBdr>
    </w:div>
    <w:div w:id="1992363791">
      <w:bodyDiv w:val="1"/>
      <w:marLeft w:val="0"/>
      <w:marRight w:val="0"/>
      <w:marTop w:val="0"/>
      <w:marBottom w:val="0"/>
      <w:divBdr>
        <w:top w:val="none" w:sz="0" w:space="0" w:color="auto"/>
        <w:left w:val="none" w:sz="0" w:space="0" w:color="auto"/>
        <w:bottom w:val="none" w:sz="0" w:space="0" w:color="auto"/>
        <w:right w:val="none" w:sz="0" w:space="0" w:color="auto"/>
      </w:divBdr>
      <w:divsChild>
        <w:div w:id="989866714">
          <w:blockQuote w:val="1"/>
          <w:marLeft w:val="216"/>
          <w:marRight w:val="192"/>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andrit.is/en/manuscript/imaging/da/AM02-0243-b-alph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6096</TotalTime>
  <Pages>5</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Juliane Marie Therese Tiemann</dc:creator>
  <cp:keywords/>
  <dc:description/>
  <cp:lastModifiedBy>Sean Vrieland</cp:lastModifiedBy>
  <cp:revision>487</cp:revision>
  <dcterms:created xsi:type="dcterms:W3CDTF">2023-07-14T21:37:00Z</dcterms:created>
  <dcterms:modified xsi:type="dcterms:W3CDTF">2023-10-30T19:18:00Z</dcterms:modified>
</cp:coreProperties>
</file>