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119D8" w14:textId="7EAA5172" w:rsidR="0063188C" w:rsidRDefault="0002001B">
      <w:r>
        <w:t>Manuscript of the Month</w:t>
      </w:r>
    </w:p>
    <w:p w14:paraId="094CE077" w14:textId="77777777" w:rsidR="0002001B" w:rsidRDefault="0002001B"/>
    <w:p w14:paraId="42F48BF5" w14:textId="77777777" w:rsidR="0002001B" w:rsidRDefault="0002001B"/>
    <w:p w14:paraId="273A79A5" w14:textId="7D498F3F" w:rsidR="0002001B" w:rsidRPr="000A605C" w:rsidRDefault="0002001B">
      <w:pPr>
        <w:rPr>
          <w:b/>
          <w:bCs/>
        </w:rPr>
      </w:pPr>
      <w:r w:rsidRPr="000A605C">
        <w:rPr>
          <w:b/>
          <w:bCs/>
        </w:rPr>
        <w:t>A Recently</w:t>
      </w:r>
      <w:ins w:id="0" w:author="Seán Vrieland" w:date="2025-09-02T16:20:00Z" w16du:dateUtc="2025-09-02T14:20:00Z">
        <w:r w:rsidR="00502700">
          <w:rPr>
            <w:b/>
            <w:bCs/>
          </w:rPr>
          <w:t xml:space="preserve"> </w:t>
        </w:r>
      </w:ins>
      <w:del w:id="1" w:author="Seán Vrieland" w:date="2025-09-02T16:20:00Z" w16du:dateUtc="2025-09-02T14:20:00Z">
        <w:r w:rsidRPr="000A605C" w:rsidDel="00502700">
          <w:rPr>
            <w:b/>
            <w:bCs/>
          </w:rPr>
          <w:delText>-</w:delText>
        </w:r>
      </w:del>
      <w:r w:rsidRPr="000A605C">
        <w:rPr>
          <w:b/>
          <w:bCs/>
        </w:rPr>
        <w:t>Acquired Manuscript of Eddic Poetry</w:t>
      </w:r>
    </w:p>
    <w:p w14:paraId="2B2B64F0" w14:textId="0069C7BC" w:rsidR="0002001B" w:rsidRDefault="00FF6424">
      <w:r>
        <w:t>Frog, Helsinki Collegium for Advanced Studies</w:t>
      </w:r>
    </w:p>
    <w:p w14:paraId="3BA5C678" w14:textId="77777777" w:rsidR="00FF6424" w:rsidRDefault="00FF6424"/>
    <w:p w14:paraId="7C4D35EE" w14:textId="29CA29FA" w:rsidR="00762889" w:rsidRDefault="0002001B" w:rsidP="00762889">
      <w:r>
        <w:t>We tend to imagine that the corpus of manuscripts of Old Norse texts is fixed, with all surviving copies archived and indexed.</w:t>
      </w:r>
      <w:r w:rsidR="00D20AC2">
        <w:t xml:space="preserve"> Thus, the last thing I expected to hear when telling someone at the Arnamagnæan Institute about my interest in eddic poetry was: </w:t>
      </w:r>
      <w:r w:rsidR="00D20AC2" w:rsidRPr="00D20AC2">
        <w:rPr>
          <w:i/>
          <w:iCs/>
        </w:rPr>
        <w:t>“Oh, did you know that we just acquired a manuscript of eddic poems?”</w:t>
      </w:r>
      <w:r w:rsidR="00D20AC2">
        <w:t xml:space="preserve"> What is now shelfmarked </w:t>
      </w:r>
      <w:r w:rsidR="00D20AC2" w:rsidRPr="00D20AC2">
        <w:t>Access</w:t>
      </w:r>
      <w:ins w:id="2" w:author="Seán Vrieland" w:date="2025-09-02T16:21:00Z" w16du:dateUtc="2025-09-02T14:21:00Z">
        <w:r w:rsidR="00502700">
          <w:t>oria</w:t>
        </w:r>
      </w:ins>
      <w:del w:id="3" w:author="Seán Vrieland" w:date="2025-09-02T16:21:00Z" w16du:dateUtc="2025-09-02T14:21:00Z">
        <w:r w:rsidR="00D20AC2" w:rsidRPr="00D20AC2" w:rsidDel="00502700">
          <w:delText>.</w:delText>
        </w:r>
      </w:del>
      <w:r w:rsidR="00D20AC2" w:rsidRPr="00D20AC2">
        <w:t xml:space="preserve"> 64</w:t>
      </w:r>
      <w:r w:rsidR="00D20AC2">
        <w:t xml:space="preserve"> had appeared at a used bookseller’s</w:t>
      </w:r>
      <w:r w:rsidR="00023E90">
        <w:t>,</w:t>
      </w:r>
      <w:r w:rsidR="00D20AC2">
        <w:t xml:space="preserve"> </w:t>
      </w:r>
      <w:r w:rsidR="007061FB">
        <w:t xml:space="preserve">from which </w:t>
      </w:r>
      <w:r w:rsidR="00D20AC2">
        <w:t>the Institute purchased</w:t>
      </w:r>
      <w:r w:rsidR="007061FB">
        <w:t xml:space="preserve"> it.</w:t>
      </w:r>
      <w:r w:rsidR="00D20AC2">
        <w:t xml:space="preserve"> </w:t>
      </w:r>
      <w:r w:rsidR="00023E90">
        <w:t xml:space="preserve">At that point, </w:t>
      </w:r>
      <w:r w:rsidR="00023E90" w:rsidRPr="00D20AC2">
        <w:t>Acc</w:t>
      </w:r>
      <w:del w:id="4" w:author="Seán Vrieland" w:date="2025-09-02T16:21:00Z" w16du:dateUtc="2025-09-02T14:21:00Z">
        <w:r w:rsidR="00023E90" w:rsidRPr="00D20AC2" w:rsidDel="00502700">
          <w:delText>ess</w:delText>
        </w:r>
      </w:del>
      <w:r w:rsidR="00023E90" w:rsidRPr="00D20AC2">
        <w:t>. 64</w:t>
      </w:r>
      <w:r w:rsidR="00023E90">
        <w:t xml:space="preserve"> was “in the box” – i.e. the box in which it would be shelved – but it had not yet received a shelfmark. Following a short discussion about whether </w:t>
      </w:r>
      <w:r w:rsidR="001028BC">
        <w:t xml:space="preserve">the acquisition was indeed completed and the manuscript could be viewed, </w:t>
      </w:r>
      <w:r w:rsidR="001028BC" w:rsidRPr="00D20AC2">
        <w:t>Acc</w:t>
      </w:r>
      <w:del w:id="5" w:author="Seán Vrieland" w:date="2025-09-02T16:22:00Z" w16du:dateUtc="2025-09-02T14:22:00Z">
        <w:r w:rsidR="001028BC" w:rsidRPr="00D20AC2" w:rsidDel="00502700">
          <w:delText>ess</w:delText>
        </w:r>
      </w:del>
      <w:r w:rsidR="001028BC" w:rsidRPr="00D20AC2">
        <w:t>. 64</w:t>
      </w:r>
      <w:r w:rsidR="001028BC">
        <w:t xml:space="preserve"> and I were allowed to sit down together and become acquainted.</w:t>
      </w:r>
      <w:r w:rsidR="00762889">
        <w:t xml:space="preserve"> Indeed, </w:t>
      </w:r>
      <w:r w:rsidR="00762889" w:rsidRPr="00D20AC2">
        <w:t>Acc</w:t>
      </w:r>
      <w:del w:id="6" w:author="Seán Vrieland" w:date="2025-09-02T16:22:00Z" w16du:dateUtc="2025-09-02T14:22:00Z">
        <w:r w:rsidR="00762889" w:rsidRPr="00D20AC2" w:rsidDel="00502700">
          <w:delText>ess</w:delText>
        </w:r>
      </w:del>
      <w:r w:rsidR="00762889" w:rsidRPr="00D20AC2">
        <w:t>. 64</w:t>
      </w:r>
      <w:r w:rsidR="00762889">
        <w:t xml:space="preserve"> is a postmedieval </w:t>
      </w:r>
      <w:r w:rsidR="00762889">
        <w:rPr>
          <w:i/>
          <w:iCs/>
        </w:rPr>
        <w:t>Sæmundar Edda</w:t>
      </w:r>
      <w:r w:rsidR="00762889">
        <w:t xml:space="preserve">. It is particularly interesting because it represents the </w:t>
      </w:r>
      <w:r w:rsidR="00762889">
        <w:rPr>
          <w:i/>
          <w:iCs/>
        </w:rPr>
        <w:t>Sæmundar Edda</w:t>
      </w:r>
      <w:r w:rsidR="00762889">
        <w:t xml:space="preserve"> that was potentially the most extensively collated with manuscript variants that was ever produced, even </w:t>
      </w:r>
      <w:r w:rsidR="00595B95">
        <w:t>in modern scholarship</w:t>
      </w:r>
      <w:r w:rsidR="00762889">
        <w:t>.</w:t>
      </w:r>
    </w:p>
    <w:p w14:paraId="4A157DDE" w14:textId="77777777" w:rsidR="00762889" w:rsidRDefault="00762889"/>
    <w:p w14:paraId="1D2C4737" w14:textId="000F283D" w:rsidR="00762889" w:rsidRPr="00762889" w:rsidRDefault="00762889">
      <w:pPr>
        <w:rPr>
          <w:b/>
          <w:bCs/>
        </w:rPr>
      </w:pPr>
      <w:r>
        <w:rPr>
          <w:b/>
          <w:bCs/>
        </w:rPr>
        <w:t>The Manuscript</w:t>
      </w:r>
    </w:p>
    <w:p w14:paraId="5F12330E" w14:textId="77777777" w:rsidR="00502700" w:rsidRDefault="00101AD9" w:rsidP="002B78CE">
      <w:pPr>
        <w:rPr>
          <w:ins w:id="7" w:author="Seán Vrieland" w:date="2025-09-02T16:23:00Z" w16du:dateUtc="2025-09-02T14:23:00Z"/>
        </w:rPr>
      </w:pPr>
      <w:r w:rsidRPr="00D20AC2">
        <w:t>Acc</w:t>
      </w:r>
      <w:del w:id="8" w:author="Seán Vrieland" w:date="2025-09-02T16:22:00Z" w16du:dateUtc="2025-09-02T14:22:00Z">
        <w:r w:rsidRPr="00D20AC2" w:rsidDel="00502700">
          <w:delText>ess</w:delText>
        </w:r>
      </w:del>
      <w:r w:rsidRPr="00D20AC2">
        <w:t>. 64</w:t>
      </w:r>
      <w:r>
        <w:t xml:space="preserve"> is a</w:t>
      </w:r>
      <w:r w:rsidR="00F15365">
        <w:t xml:space="preserve"> postmedieval codex that is devoted to </w:t>
      </w:r>
      <w:r w:rsidR="00F15365">
        <w:rPr>
          <w:i/>
          <w:iCs/>
        </w:rPr>
        <w:t>Sæmundar Edda</w:t>
      </w:r>
      <w:r w:rsidR="00F15365">
        <w:t xml:space="preserve"> as a work, presenting it as </w:t>
      </w:r>
      <w:r>
        <w:t xml:space="preserve">complete </w:t>
      </w:r>
      <w:r w:rsidR="00F15365">
        <w:t xml:space="preserve">and </w:t>
      </w:r>
      <w:del w:id="9" w:author="Seán Vrieland" w:date="2025-09-02T16:22:00Z" w16du:dateUtc="2025-09-02T14:22:00Z">
        <w:r w:rsidR="00F15365" w:rsidDel="00502700">
          <w:delText xml:space="preserve">not accompanying it with any additional texts </w:delText>
        </w:r>
        <w:r w:rsidDel="00502700">
          <w:delText xml:space="preserve">work </w:delText>
        </w:r>
      </w:del>
      <w:r>
        <w:t xml:space="preserve">with no additional texts. </w:t>
      </w:r>
      <w:r w:rsidR="000F3456">
        <w:t xml:space="preserve">So far, </w:t>
      </w:r>
      <w:r w:rsidR="000F3456" w:rsidRPr="00D20AC2">
        <w:t>Acc</w:t>
      </w:r>
      <w:del w:id="10" w:author="Seán Vrieland" w:date="2025-09-02T16:23:00Z" w16du:dateUtc="2025-09-02T14:23:00Z">
        <w:r w:rsidR="000F3456" w:rsidRPr="00D20AC2" w:rsidDel="00502700">
          <w:delText>ess</w:delText>
        </w:r>
      </w:del>
      <w:r w:rsidR="000F3456" w:rsidRPr="00D20AC2">
        <w:t>. 64</w:t>
      </w:r>
      <w:r w:rsidR="000F3456">
        <w:t xml:space="preserve"> has told little about its long life, clues to which are as yet undeciphered in the pen </w:t>
      </w:r>
      <w:del w:id="11" w:author="Seán Vrieland" w:date="2025-09-02T16:23:00Z" w16du:dateUtc="2025-09-02T14:23:00Z">
        <w:r w:rsidR="000F3456" w:rsidDel="00502700">
          <w:delText xml:space="preserve">tests </w:delText>
        </w:r>
      </w:del>
      <w:ins w:id="12" w:author="Seán Vrieland" w:date="2025-09-02T16:23:00Z" w16du:dateUtc="2025-09-02T14:23:00Z">
        <w:r w:rsidR="00502700">
          <w:t>trials</w:t>
        </w:r>
        <w:r w:rsidR="00502700">
          <w:t xml:space="preserve"> </w:t>
        </w:r>
      </w:ins>
      <w:r w:rsidR="000F3456">
        <w:t xml:space="preserve">and jottings on the back of its final page. In a note inside its front cover made after it was bound or rebound, </w:t>
      </w:r>
      <w:r w:rsidR="000F3456" w:rsidRPr="00D20AC2">
        <w:t>Acc</w:t>
      </w:r>
      <w:del w:id="13" w:author="Seán Vrieland" w:date="2025-09-02T16:23:00Z" w16du:dateUtc="2025-09-02T14:23:00Z">
        <w:r w:rsidR="000F3456" w:rsidRPr="00D20AC2" w:rsidDel="00502700">
          <w:delText>ess</w:delText>
        </w:r>
      </w:del>
      <w:r w:rsidR="000F3456" w:rsidRPr="00D20AC2">
        <w:t>. 64</w:t>
      </w:r>
      <w:r w:rsidR="000F3456">
        <w:t xml:space="preserve"> claims that </w:t>
      </w:r>
      <w:r w:rsidR="005777B4">
        <w:t>Þorlákur Þórarinsson (1711–1773)</w:t>
      </w:r>
      <w:ins w:id="14" w:author="Seán Vrieland" w:date="2025-09-02T16:23:00Z" w16du:dateUtc="2025-09-02T14:23:00Z">
        <w:r w:rsidR="00502700">
          <w:t xml:space="preserve"> </w:t>
        </w:r>
        <w:commentRangeStart w:id="15"/>
        <w:r w:rsidR="00502700">
          <w:t>owned</w:t>
        </w:r>
        <w:commentRangeEnd w:id="15"/>
        <w:r w:rsidR="00502700">
          <w:rPr>
            <w:rStyle w:val="CommentReference"/>
          </w:rPr>
          <w:commentReference w:id="15"/>
        </w:r>
      </w:ins>
      <w:r w:rsidR="005777B4">
        <w:t xml:space="preserve"> </w:t>
      </w:r>
      <w:r w:rsidR="000F3456">
        <w:t xml:space="preserve">it </w:t>
      </w:r>
      <w:r w:rsidR="005777B4">
        <w:t>at the farm Ós</w:t>
      </w:r>
      <w:r w:rsidR="00271E34">
        <w:t xml:space="preserve">. </w:t>
      </w:r>
    </w:p>
    <w:p w14:paraId="7CD35AA4" w14:textId="02D238A9" w:rsidR="00567DC9" w:rsidRDefault="00271E34" w:rsidP="00502700">
      <w:pPr>
        <w:ind w:firstLine="720"/>
        <w:pPrChange w:id="16" w:author="Seán Vrieland" w:date="2025-09-02T16:23:00Z" w16du:dateUtc="2025-09-02T14:23:00Z">
          <w:pPr/>
        </w:pPrChange>
      </w:pPr>
      <w:r>
        <w:t>The codex offers more about its most recent confidante</w:t>
      </w:r>
      <w:r w:rsidR="006A2BB2">
        <w:t xml:space="preserve">, who had placed </w:t>
      </w:r>
      <w:r w:rsidR="0083540E">
        <w:t xml:space="preserve">27 </w:t>
      </w:r>
      <w:r w:rsidR="00142157">
        <w:t>thin strips of scratch</w:t>
      </w:r>
      <w:r w:rsidR="001209B7">
        <w:t xml:space="preserve"> </w:t>
      </w:r>
      <w:r w:rsidR="00142157">
        <w:t xml:space="preserve">paper </w:t>
      </w:r>
      <w:r w:rsidR="006A2BB2">
        <w:t>as</w:t>
      </w:r>
      <w:r w:rsidR="00142157">
        <w:t xml:space="preserve"> bookmarks </w:t>
      </w:r>
      <w:r w:rsidR="006A2BB2">
        <w:t>between its pages</w:t>
      </w:r>
      <w:r>
        <w:t>.</w:t>
      </w:r>
      <w:r w:rsidR="006A2BB2">
        <w:t xml:space="preserve"> </w:t>
      </w:r>
      <w:r>
        <w:t>The wear at the top of the spine, from which the covers are separating</w:t>
      </w:r>
      <w:ins w:id="17" w:author="Seán Vrieland" w:date="2025-09-02T16:24:00Z" w16du:dateUtc="2025-09-02T14:24:00Z">
        <w:r w:rsidR="00502700">
          <w:t>,</w:t>
        </w:r>
      </w:ins>
      <w:r>
        <w:t xml:space="preserve"> </w:t>
      </w:r>
      <w:del w:id="18" w:author="Seán Vrieland" w:date="2025-09-02T16:24:00Z" w16du:dateUtc="2025-09-02T14:24:00Z">
        <w:r w:rsidDel="00502700">
          <w:delText xml:space="preserve">doubtless </w:delText>
        </w:r>
      </w:del>
      <w:r>
        <w:t xml:space="preserve">largely predates these bookmarks, which </w:t>
      </w:r>
      <w:r w:rsidR="006A2BB2">
        <w:t xml:space="preserve">run </w:t>
      </w:r>
      <w:r w:rsidR="00142157">
        <w:t xml:space="preserve">almost </w:t>
      </w:r>
      <w:r>
        <w:t>to the bottom of each page</w:t>
      </w:r>
      <w:r w:rsidR="00142157">
        <w:t xml:space="preserve"> rather than stressing </w:t>
      </w:r>
      <w:r w:rsidR="005777B4">
        <w:t xml:space="preserve">only </w:t>
      </w:r>
      <w:r w:rsidR="00142157">
        <w:t>the top</w:t>
      </w:r>
      <w:ins w:id="19" w:author="Seán Vrieland" w:date="2025-09-02T16:24:00Z" w16du:dateUtc="2025-09-02T14:24:00Z">
        <w:r w:rsidR="00502700">
          <w:t>;</w:t>
        </w:r>
      </w:ins>
      <w:del w:id="20" w:author="Seán Vrieland" w:date="2025-09-02T16:24:00Z" w16du:dateUtc="2025-09-02T14:24:00Z">
        <w:r w:rsidR="00142157" w:rsidDel="00502700">
          <w:delText>,</w:delText>
        </w:r>
      </w:del>
      <w:r w:rsidR="00142157">
        <w:t xml:space="preserve"> </w:t>
      </w:r>
      <w:commentRangeStart w:id="21"/>
      <w:del w:id="22" w:author="Seán Vrieland" w:date="2025-09-02T16:24:00Z" w16du:dateUtc="2025-09-02T14:24:00Z">
        <w:r w:rsidR="00142157" w:rsidDel="00502700">
          <w:delText xml:space="preserve">and </w:delText>
        </w:r>
      </w:del>
      <w:r>
        <w:t xml:space="preserve">they </w:t>
      </w:r>
      <w:ins w:id="23" w:author="Seán Vrieland" w:date="2025-09-02T16:24:00Z" w16du:dateUtc="2025-09-02T14:24:00Z">
        <w:r w:rsidR="00502700">
          <w:t xml:space="preserve">also </w:t>
        </w:r>
      </w:ins>
      <w:r>
        <w:t xml:space="preserve">lack </w:t>
      </w:r>
      <w:r w:rsidR="006A2BB2">
        <w:t xml:space="preserve">heavy creasing </w:t>
      </w:r>
      <w:r>
        <w:t xml:space="preserve">indicative </w:t>
      </w:r>
      <w:r w:rsidR="006A2BB2">
        <w:t xml:space="preserve">of pulling </w:t>
      </w:r>
      <w:r w:rsidR="00142157">
        <w:t>the book open against them</w:t>
      </w:r>
      <w:commentRangeEnd w:id="21"/>
      <w:r w:rsidR="00502700">
        <w:rPr>
          <w:rStyle w:val="CommentReference"/>
        </w:rPr>
        <w:commentReference w:id="21"/>
      </w:r>
      <w:r w:rsidR="005777B4">
        <w:t xml:space="preserve">. </w:t>
      </w:r>
      <w:r w:rsidR="006A2BB2">
        <w:t>The fliers and receipts from which these are cut</w:t>
      </w:r>
      <w:r>
        <w:t xml:space="preserve"> hints that this confidante had first met </w:t>
      </w:r>
      <w:r w:rsidRPr="00D20AC2">
        <w:t>Acc</w:t>
      </w:r>
      <w:del w:id="24" w:author="Seán Vrieland" w:date="2025-09-02T16:25:00Z" w16du:dateUtc="2025-09-02T14:25:00Z">
        <w:r w:rsidRPr="00D20AC2" w:rsidDel="00502700">
          <w:delText>ess</w:delText>
        </w:r>
      </w:del>
      <w:r w:rsidRPr="00D20AC2">
        <w:t>. 64</w:t>
      </w:r>
      <w:r>
        <w:t xml:space="preserve"> at a used bookseller’s earlier </w:t>
      </w:r>
      <w:commentRangeStart w:id="25"/>
      <w:r>
        <w:t>in the present century</w:t>
      </w:r>
      <w:commentRangeEnd w:id="25"/>
      <w:r w:rsidR="00502700">
        <w:rPr>
          <w:rStyle w:val="CommentReference"/>
        </w:rPr>
        <w:commentReference w:id="25"/>
      </w:r>
      <w:r w:rsidR="00101AD9">
        <w:t xml:space="preserve">. </w:t>
      </w:r>
      <w:r>
        <w:t xml:space="preserve">The page numbers written on </w:t>
      </w:r>
      <w:r w:rsidR="002B78CE">
        <w:t xml:space="preserve">those marking the beginning of texts reveal that </w:t>
      </w:r>
      <w:r w:rsidR="00101AD9" w:rsidRPr="000600FF">
        <w:t>Acc</w:t>
      </w:r>
      <w:del w:id="26" w:author="Seán Vrieland" w:date="2025-09-02T16:25:00Z" w16du:dateUtc="2025-09-02T14:25:00Z">
        <w:r w:rsidR="00101AD9" w:rsidRPr="000600FF" w:rsidDel="00502700">
          <w:delText>ess</w:delText>
        </w:r>
      </w:del>
      <w:r w:rsidR="00101AD9" w:rsidRPr="000600FF">
        <w:t>. 64</w:t>
      </w:r>
      <w:r w:rsidR="00101AD9">
        <w:t xml:space="preserve"> </w:t>
      </w:r>
      <w:r w:rsidR="002B78CE">
        <w:t xml:space="preserve">was being read in parallel with </w:t>
      </w:r>
      <w:r w:rsidR="00101AD9">
        <w:t xml:space="preserve">Finnur Jónsson’s edition of eddic poetry. Indeed, </w:t>
      </w:r>
      <w:r w:rsidR="001209B7">
        <w:t xml:space="preserve">this </w:t>
      </w:r>
      <w:r w:rsidR="002B78CE">
        <w:t xml:space="preserve">confidante became well enough acquainted with </w:t>
      </w:r>
      <w:r w:rsidR="002B78CE" w:rsidRPr="00D20AC2">
        <w:t>Acc</w:t>
      </w:r>
      <w:del w:id="27" w:author="Seán Vrieland" w:date="2025-09-02T16:26:00Z" w16du:dateUtc="2025-09-02T14:26:00Z">
        <w:r w:rsidR="002B78CE" w:rsidRPr="00D20AC2" w:rsidDel="00502700">
          <w:delText>ess</w:delText>
        </w:r>
      </w:del>
      <w:r w:rsidR="002B78CE" w:rsidRPr="00D20AC2">
        <w:t>. 64</w:t>
      </w:r>
      <w:r w:rsidR="002B78CE">
        <w:t xml:space="preserve"> to </w:t>
      </w:r>
      <w:r w:rsidR="001209B7">
        <w:t xml:space="preserve">date it to “ca. 1730–1750” – </w:t>
      </w:r>
      <w:r w:rsidR="002B78CE">
        <w:t xml:space="preserve">a range that is curious </w:t>
      </w:r>
      <w:r w:rsidR="001209B7">
        <w:t xml:space="preserve">to find written </w:t>
      </w:r>
      <w:commentRangeStart w:id="28"/>
      <w:r w:rsidR="001209B7">
        <w:t xml:space="preserve">on a </w:t>
      </w:r>
      <w:r w:rsidR="00101AD9">
        <w:t xml:space="preserve">photocopy of </w:t>
      </w:r>
      <w:r w:rsidR="0083540E">
        <w:t xml:space="preserve">the </w:t>
      </w:r>
      <w:r w:rsidR="002B78CE">
        <w:t>entry</w:t>
      </w:r>
      <w:commentRangeEnd w:id="28"/>
      <w:r w:rsidR="00502700">
        <w:rPr>
          <w:rStyle w:val="CommentReference"/>
        </w:rPr>
        <w:commentReference w:id="28"/>
      </w:r>
      <w:r w:rsidR="002B78CE">
        <w:t xml:space="preserve"> about Þorlákur in</w:t>
      </w:r>
      <w:r w:rsidR="002B78CE">
        <w:rPr>
          <w:i/>
          <w:iCs/>
        </w:rPr>
        <w:t xml:space="preserve"> </w:t>
      </w:r>
      <w:r w:rsidR="001209B7">
        <w:rPr>
          <w:i/>
          <w:iCs/>
        </w:rPr>
        <w:t>Biografisk leksikon</w:t>
      </w:r>
      <w:r w:rsidR="0083540E">
        <w:t xml:space="preserve">, </w:t>
      </w:r>
      <w:r w:rsidR="00101AD9">
        <w:t xml:space="preserve">which </w:t>
      </w:r>
      <w:r w:rsidR="001209B7">
        <w:t xml:space="preserve">indicates </w:t>
      </w:r>
      <w:r w:rsidR="0083540E">
        <w:t xml:space="preserve">Þorlákur </w:t>
      </w:r>
      <w:r w:rsidR="001209B7">
        <w:t>lived at</w:t>
      </w:r>
      <w:r w:rsidR="0083540E">
        <w:t xml:space="preserve"> Ós 1738</w:t>
      </w:r>
      <w:r w:rsidR="002B78CE">
        <w:t>–</w:t>
      </w:r>
      <w:r w:rsidR="001209B7">
        <w:t>1773</w:t>
      </w:r>
      <w:r w:rsidR="0083540E">
        <w:t xml:space="preserve">. </w:t>
      </w:r>
    </w:p>
    <w:p w14:paraId="4BC47A3D" w14:textId="77777777" w:rsidR="00F15365" w:rsidRDefault="00F15365" w:rsidP="00567DC9"/>
    <w:p w14:paraId="676B09EA" w14:textId="2945498C" w:rsidR="0089764E" w:rsidRPr="006A4E46" w:rsidRDefault="006A4E46" w:rsidP="0089764E">
      <w:pPr>
        <w:rPr>
          <w:b/>
          <w:bCs/>
        </w:rPr>
      </w:pPr>
      <w:r>
        <w:rPr>
          <w:b/>
          <w:bCs/>
        </w:rPr>
        <w:t xml:space="preserve">What is a </w:t>
      </w:r>
      <w:r>
        <w:rPr>
          <w:b/>
          <w:bCs/>
          <w:i/>
          <w:iCs/>
        </w:rPr>
        <w:t>Sæmundar Edda</w:t>
      </w:r>
      <w:r>
        <w:rPr>
          <w:b/>
          <w:bCs/>
        </w:rPr>
        <w:t xml:space="preserve">? </w:t>
      </w:r>
    </w:p>
    <w:p w14:paraId="2F3946EB" w14:textId="18E1065D" w:rsidR="00AA2D76" w:rsidRDefault="006A4E46" w:rsidP="00AA2D76">
      <w:r>
        <w:rPr>
          <w:i/>
          <w:iCs/>
        </w:rPr>
        <w:t>Sæmundar Edda</w:t>
      </w:r>
      <w:r>
        <w:t xml:space="preserve"> is a seventeenth-century imagination of a work of poetry </w:t>
      </w:r>
      <w:r w:rsidR="009E22EA">
        <w:t xml:space="preserve">that was </w:t>
      </w:r>
      <w:r>
        <w:t xml:space="preserve">written or compiled as a forerunner of Snorri Sturluson’s </w:t>
      </w:r>
      <w:r>
        <w:rPr>
          <w:i/>
          <w:iCs/>
        </w:rPr>
        <w:t>Edda</w:t>
      </w:r>
      <w:r>
        <w:t>.</w:t>
      </w:r>
      <w:r w:rsidR="0043256C">
        <w:t xml:space="preserve"> </w:t>
      </w:r>
      <w:r w:rsidR="007D407B">
        <w:t xml:space="preserve">Around 1590, Danish scholars learned about the medieval manuscripts in Iceland and their potential relevance to contemporary heritage-construction projects. Their interest led to a boom in the activity of Icelandic scribes.  The attention received by Snorri’s </w:t>
      </w:r>
      <w:r w:rsidR="007D407B">
        <w:rPr>
          <w:i/>
          <w:iCs/>
        </w:rPr>
        <w:t>Edda</w:t>
      </w:r>
      <w:r w:rsidR="007D407B">
        <w:t xml:space="preserve"> and eddic poetry in this context is very shadowy until </w:t>
      </w:r>
      <w:r w:rsidR="00AA2D76">
        <w:t xml:space="preserve">Brynjólfur Sveinsson (1605–1675) was ordained Bishop of Skálholt in 1639. Brynjólfur’s personal interest linked eddic poetry to commissioned works, and his interest presumably led to his acquisition of the famous codex of eddic materials, </w:t>
      </w:r>
      <w:ins w:id="29" w:author="Seán Vrieland" w:date="2025-09-02T16:44:00Z" w16du:dateUtc="2025-09-02T14:44:00Z">
        <w:r w:rsidR="00061502">
          <w:t>Codex Regius (</w:t>
        </w:r>
      </w:ins>
      <w:r w:rsidR="00AA2D76">
        <w:t>GKS 2365 4to</w:t>
      </w:r>
      <w:ins w:id="30" w:author="Seán Vrieland" w:date="2025-09-02T16:44:00Z" w16du:dateUtc="2025-09-02T14:44:00Z">
        <w:r w:rsidR="00061502">
          <w:t>)</w:t>
        </w:r>
      </w:ins>
      <w:r w:rsidR="00AA2D76">
        <w:t xml:space="preserve">. </w:t>
      </w:r>
    </w:p>
    <w:p w14:paraId="311F35AD" w14:textId="77777777" w:rsidR="00AA2D76" w:rsidRDefault="00AA2D76" w:rsidP="00AA2D76"/>
    <w:p w14:paraId="6C3C8479" w14:textId="77777777" w:rsidR="00061502" w:rsidRDefault="00AA2D76" w:rsidP="00347C65">
      <w:pPr>
        <w:rPr>
          <w:ins w:id="31" w:author="Seán Vrieland" w:date="2025-09-02T16:46:00Z" w16du:dateUtc="2025-09-02T14:46:00Z"/>
        </w:rPr>
      </w:pPr>
      <w:r>
        <w:t xml:space="preserve">Early interest in Snorri’s </w:t>
      </w:r>
      <w:r>
        <w:rPr>
          <w:i/>
          <w:iCs/>
        </w:rPr>
        <w:t>Edda</w:t>
      </w:r>
      <w:r>
        <w:t xml:space="preserve"> and eddic poetry are in the shadows because the Icelandic scribal economy centered on the two bishoprics</w:t>
      </w:r>
      <w:ins w:id="32" w:author="Seán Vrieland" w:date="2025-09-02T16:45:00Z" w16du:dateUtc="2025-09-02T14:45:00Z">
        <w:r w:rsidR="00061502">
          <w:t xml:space="preserve"> Skálholt and Hólar. </w:t>
        </w:r>
      </w:ins>
      <w:del w:id="33" w:author="Seán Vrieland" w:date="2025-09-02T16:45:00Z" w16du:dateUtc="2025-09-02T14:45:00Z">
        <w:r w:rsidDel="00061502">
          <w:delText xml:space="preserve">, and, </w:delText>
        </w:r>
        <w:r w:rsidR="001A276E" w:rsidDel="00061502">
          <w:delText>p</w:delText>
        </w:r>
      </w:del>
      <w:ins w:id="34" w:author="Seán Vrieland" w:date="2025-09-02T16:45:00Z" w16du:dateUtc="2025-09-02T14:45:00Z">
        <w:r w:rsidR="00061502">
          <w:t>P</w:t>
        </w:r>
      </w:ins>
      <w:r w:rsidR="001A276E">
        <w:t xml:space="preserve">rior to Bishop </w:t>
      </w:r>
      <w:r w:rsidR="001A276E">
        <w:lastRenderedPageBreak/>
        <w:t>Brynjólfur</w:t>
      </w:r>
      <w:r>
        <w:t xml:space="preserve">, neither the bishops nor Danish scholars were interested in fantastic pagan stories </w:t>
      </w:r>
      <w:r w:rsidRPr="00B4069C">
        <w:rPr>
          <w:i/>
          <w:iCs/>
        </w:rPr>
        <w:t>per se</w:t>
      </w:r>
      <w:r>
        <w:t xml:space="preserve">. Nevertheless, already in the 1620s, </w:t>
      </w:r>
      <w:commentRangeStart w:id="35"/>
      <w:r>
        <w:t xml:space="preserve">a learned scribe </w:t>
      </w:r>
      <w:commentRangeEnd w:id="35"/>
      <w:r w:rsidR="0097174B">
        <w:rPr>
          <w:rStyle w:val="CommentReference"/>
        </w:rPr>
        <w:commentReference w:id="35"/>
      </w:r>
      <w:r>
        <w:t xml:space="preserve">attributed the imagined poetic work to Sæmundr </w:t>
      </w:r>
      <w:r>
        <w:rPr>
          <w:i/>
          <w:iCs/>
        </w:rPr>
        <w:t xml:space="preserve">fróði </w:t>
      </w:r>
      <w:r>
        <w:t xml:space="preserve">Sigfússon (1056–1133), leading it to become known as </w:t>
      </w:r>
      <w:r>
        <w:rPr>
          <w:i/>
          <w:iCs/>
        </w:rPr>
        <w:t>Sæmundar Edda</w:t>
      </w:r>
      <w:del w:id="36" w:author="Seán Vrieland" w:date="2025-09-02T16:46:00Z" w16du:dateUtc="2025-09-02T14:46:00Z">
        <w:r w:rsidDel="00061502">
          <w:delText xml:space="preserve"> –</w:delText>
        </w:r>
      </w:del>
      <w:r>
        <w:t xml:space="preserve"> </w:t>
      </w:r>
      <w:ins w:id="37" w:author="Seán Vrieland" w:date="2025-09-02T16:46:00Z" w16du:dateUtc="2025-09-02T14:46:00Z">
        <w:r w:rsidR="00061502">
          <w:t>(“</w:t>
        </w:r>
      </w:ins>
      <w:r>
        <w:t xml:space="preserve">Sæmundr’s </w:t>
      </w:r>
      <w:r>
        <w:rPr>
          <w:i/>
          <w:iCs/>
        </w:rPr>
        <w:t>Edda</w:t>
      </w:r>
      <w:ins w:id="38" w:author="Seán Vrieland" w:date="2025-09-02T16:46:00Z" w16du:dateUtc="2025-09-02T14:46:00Z">
        <w:r w:rsidR="00061502" w:rsidRPr="00061502">
          <w:rPr>
            <w:rPrChange w:id="39" w:author="Seán Vrieland" w:date="2025-09-02T16:46:00Z" w16du:dateUtc="2025-09-02T14:46:00Z">
              <w:rPr>
                <w:i/>
                <w:iCs/>
              </w:rPr>
            </w:rPrChange>
          </w:rPr>
          <w:t>”)</w:t>
        </w:r>
      </w:ins>
      <w:r>
        <w:t xml:space="preserve">. </w:t>
      </w:r>
    </w:p>
    <w:p w14:paraId="14ABC34B" w14:textId="2B9B60A3" w:rsidR="00AA2D76" w:rsidRDefault="00AA2D76" w:rsidP="00061502">
      <w:pPr>
        <w:ind w:firstLine="720"/>
        <w:pPrChange w:id="40" w:author="Seán Vrieland" w:date="2025-09-02T16:46:00Z" w16du:dateUtc="2025-09-02T14:46:00Z">
          <w:pPr/>
        </w:pPrChange>
      </w:pPr>
      <w:r>
        <w:t xml:space="preserve">Around the same time, another learned scribe quoted </w:t>
      </w:r>
      <w:r w:rsidR="001A276E">
        <w:rPr>
          <w:i/>
          <w:iCs/>
        </w:rPr>
        <w:t xml:space="preserve">The Reshuffled Hávamál </w:t>
      </w:r>
      <w:r w:rsidR="001A276E">
        <w:t>–</w:t>
      </w:r>
      <w:r>
        <w:t xml:space="preserve"> </w:t>
      </w:r>
      <w:r w:rsidR="001A276E">
        <w:t>a</w:t>
      </w:r>
      <w:r>
        <w:t xml:space="preserve"> radically reorganized postmedieval</w:t>
      </w:r>
      <w:r w:rsidR="001A276E">
        <w:t xml:space="preserve"> version of the </w:t>
      </w:r>
      <w:r w:rsidR="001A276E">
        <w:rPr>
          <w:i/>
          <w:iCs/>
        </w:rPr>
        <w:t>Hávamál</w:t>
      </w:r>
      <w:r w:rsidR="001A276E">
        <w:t xml:space="preserve"> commonly known today</w:t>
      </w:r>
      <w:r>
        <w:t xml:space="preserve">. </w:t>
      </w:r>
      <w:r w:rsidR="001A276E">
        <w:rPr>
          <w:i/>
          <w:iCs/>
        </w:rPr>
        <w:t>The Reshuffled Hávamál</w:t>
      </w:r>
      <w:r w:rsidR="001A276E">
        <w:t xml:space="preserve"> and </w:t>
      </w:r>
      <w:commentRangeStart w:id="41"/>
      <w:r w:rsidR="001A276E">
        <w:rPr>
          <w:i/>
          <w:iCs/>
        </w:rPr>
        <w:t>The Longer Baldrs draumar</w:t>
      </w:r>
      <w:r w:rsidR="001A276E">
        <w:t xml:space="preserve"> </w:t>
      </w:r>
      <w:commentRangeEnd w:id="41"/>
      <w:r w:rsidR="00061502">
        <w:rPr>
          <w:rStyle w:val="CommentReference"/>
        </w:rPr>
        <w:commentReference w:id="41"/>
      </w:r>
      <w:r w:rsidR="001A276E">
        <w:t xml:space="preserve">shows that some people were doing more than simply mechanically copying eddic texts. </w:t>
      </w:r>
      <w:ins w:id="42" w:author="Seán Vrieland" w:date="2025-09-02T16:50:00Z" w16du:dateUtc="2025-09-02T14:50:00Z">
        <w:r w:rsidR="00061502">
          <w:t xml:space="preserve">The title page in </w:t>
        </w:r>
      </w:ins>
      <w:del w:id="43" w:author="Seán Vrieland" w:date="2025-09-02T16:50:00Z" w16du:dateUtc="2025-09-02T14:50:00Z">
        <w:r w:rsidR="001A276E" w:rsidDel="00061502">
          <w:delText xml:space="preserve">Reference to </w:delText>
        </w:r>
      </w:del>
      <w:r w:rsidR="001A276E">
        <w:t xml:space="preserve">a 1640 collection of </w:t>
      </w:r>
      <w:r w:rsidR="001A276E">
        <w:rPr>
          <w:i/>
          <w:iCs/>
        </w:rPr>
        <w:t>Vǫluspá</w:t>
      </w:r>
      <w:r w:rsidR="001A276E">
        <w:t xml:space="preserve">, </w:t>
      </w:r>
      <w:r w:rsidR="001A276E">
        <w:rPr>
          <w:i/>
          <w:iCs/>
        </w:rPr>
        <w:t>The Reshuffled Hávamál</w:t>
      </w:r>
      <w:r w:rsidR="001A276E">
        <w:t xml:space="preserve">, and </w:t>
      </w:r>
      <w:r w:rsidR="001A276E">
        <w:rPr>
          <w:i/>
          <w:iCs/>
        </w:rPr>
        <w:t>Rígsþula</w:t>
      </w:r>
      <w:r w:rsidR="001A276E">
        <w:t xml:space="preserve"> </w:t>
      </w:r>
      <w:ins w:id="44" w:author="Seán Vrieland" w:date="2025-09-02T16:50:00Z" w16du:dateUtc="2025-09-02T14:50:00Z">
        <w:r w:rsidR="00061502">
          <w:t xml:space="preserve">(AM 754 4to) refers to these texts </w:t>
        </w:r>
      </w:ins>
      <w:r w:rsidR="001A276E">
        <w:t xml:space="preserve">as </w:t>
      </w:r>
      <w:ins w:id="45" w:author="Seán Vrieland" w:date="2025-09-02T16:47:00Z" w16du:dateUtc="2025-09-02T14:47:00Z">
        <w:r w:rsidR="00061502">
          <w:t>“</w:t>
        </w:r>
      </w:ins>
      <w:del w:id="46" w:author="Seán Vrieland" w:date="2025-09-02T16:47:00Z" w16du:dateUtc="2025-09-02T14:47:00Z">
        <w:r w:rsidR="001A276E" w:rsidDel="00061502">
          <w:delText>‘</w:delText>
        </w:r>
      </w:del>
      <w:r w:rsidR="001A276E">
        <w:t>fragments</w:t>
      </w:r>
      <w:ins w:id="47" w:author="Seán Vrieland" w:date="2025-09-02T16:47:00Z" w16du:dateUtc="2025-09-02T14:47:00Z">
        <w:r w:rsidR="00061502">
          <w:t>”</w:t>
        </w:r>
      </w:ins>
      <w:del w:id="48" w:author="Seán Vrieland" w:date="2025-09-02T16:47:00Z" w16du:dateUtc="2025-09-02T14:47:00Z">
        <w:r w:rsidR="001A276E" w:rsidDel="00061502">
          <w:delText>’</w:delText>
        </w:r>
      </w:del>
      <w:r w:rsidR="001A276E">
        <w:t xml:space="preserve"> of </w:t>
      </w:r>
      <w:r w:rsidR="001A276E">
        <w:rPr>
          <w:i/>
          <w:iCs/>
        </w:rPr>
        <w:t>Sæmundar Edda</w:t>
      </w:r>
      <w:ins w:id="49" w:author="Seán Vrieland" w:date="2025-09-02T16:50:00Z" w16du:dateUtc="2025-09-02T14:50:00Z">
        <w:r w:rsidR="00061502">
          <w:t xml:space="preserve">, </w:t>
        </w:r>
      </w:ins>
      <w:ins w:id="50" w:author="Seán Vrieland" w:date="2025-09-02T17:06:00Z" w16du:dateUtc="2025-09-02T15:06:00Z">
        <w:r w:rsidR="00420A60">
          <w:t>showing</w:t>
        </w:r>
      </w:ins>
      <w:del w:id="51" w:author="Seán Vrieland" w:date="2025-09-02T16:50:00Z" w16du:dateUtc="2025-09-02T14:50:00Z">
        <w:r w:rsidR="001A276E" w:rsidDel="00061502">
          <w:delText xml:space="preserve"> (AM 754 4to, 1r)</w:delText>
        </w:r>
        <w:r w:rsidR="00347C65" w:rsidDel="00061502">
          <w:delText xml:space="preserve"> points</w:delText>
        </w:r>
      </w:del>
      <w:del w:id="52" w:author="Seán Vrieland" w:date="2025-09-02T17:06:00Z" w16du:dateUtc="2025-09-02T15:06:00Z">
        <w:r w:rsidR="00347C65" w:rsidDel="00420A60">
          <w:delText xml:space="preserve"> to</w:delText>
        </w:r>
      </w:del>
      <w:r w:rsidR="00347C65">
        <w:t xml:space="preserve"> how collections were discussed when </w:t>
      </w:r>
      <w:del w:id="53" w:author="Seán Vrieland" w:date="2025-09-02T16:48:00Z" w16du:dateUtc="2025-09-02T14:48:00Z">
        <w:r w:rsidR="00347C65" w:rsidDel="00061502">
          <w:delText>GKS 2365 4to</w:delText>
        </w:r>
      </w:del>
      <w:ins w:id="54" w:author="Seán Vrieland" w:date="2025-09-02T16:48:00Z" w16du:dateUtc="2025-09-02T14:48:00Z">
        <w:r w:rsidR="00061502">
          <w:t>Codex Regius</w:t>
        </w:r>
      </w:ins>
      <w:r w:rsidR="00347C65">
        <w:t xml:space="preserve"> came into Brynjólfur’s hands. H</w:t>
      </w:r>
      <w:r>
        <w:t xml:space="preserve">e was most likely introduced to </w:t>
      </w:r>
      <w:r w:rsidR="00347C65">
        <w:t>the codex</w:t>
      </w:r>
      <w:r>
        <w:t xml:space="preserve"> as a copy of </w:t>
      </w:r>
      <w:r>
        <w:rPr>
          <w:i/>
          <w:iCs/>
        </w:rPr>
        <w:t>Sæmundar Edda</w:t>
      </w:r>
      <w:r w:rsidR="00347C65">
        <w:t>.</w:t>
      </w:r>
      <w:r>
        <w:t xml:space="preserve"> </w:t>
      </w:r>
      <w:r w:rsidR="00347C65">
        <w:t xml:space="preserve">The copy would doubtless quickly be recognized as not containing all of the </w:t>
      </w:r>
      <w:ins w:id="55" w:author="Seán Vrieland" w:date="2025-09-02T17:06:00Z" w16du:dateUtc="2025-09-02T15:06:00Z">
        <w:r w:rsidR="00420A60">
          <w:t>“</w:t>
        </w:r>
      </w:ins>
      <w:del w:id="56" w:author="Seán Vrieland" w:date="2025-09-02T17:06:00Z" w16du:dateUtc="2025-09-02T15:06:00Z">
        <w:r w:rsidR="00347C65" w:rsidDel="00420A60">
          <w:delText>‘</w:delText>
        </w:r>
      </w:del>
      <w:r w:rsidR="00347C65">
        <w:t>fragments</w:t>
      </w:r>
      <w:ins w:id="57" w:author="Seán Vrieland" w:date="2025-09-02T17:06:00Z" w16du:dateUtc="2025-09-02T15:06:00Z">
        <w:r w:rsidR="00420A60">
          <w:t>”</w:t>
        </w:r>
      </w:ins>
      <w:del w:id="58" w:author="Seán Vrieland" w:date="2025-09-02T17:06:00Z" w16du:dateUtc="2025-09-02T15:06:00Z">
        <w:r w:rsidR="00347C65" w:rsidDel="00420A60">
          <w:delText>’</w:delText>
        </w:r>
      </w:del>
      <w:r w:rsidR="00347C65">
        <w:t xml:space="preserve"> in circulation</w:t>
      </w:r>
      <w:r w:rsidR="008328C8">
        <w:t>, leading naturally to Brynjólfur’s reconstruction</w:t>
      </w:r>
      <w:r>
        <w:t>.</w:t>
      </w:r>
      <w:r w:rsidR="00347C65">
        <w:t xml:space="preserve"> </w:t>
      </w:r>
    </w:p>
    <w:p w14:paraId="62DD4B83" w14:textId="77777777" w:rsidR="00AA2D76" w:rsidRDefault="00AA2D76" w:rsidP="00AA2D76"/>
    <w:p w14:paraId="4D40E013" w14:textId="77777777" w:rsidR="0097174B" w:rsidRDefault="00EB6B7C" w:rsidP="007B22E0">
      <w:pPr>
        <w:rPr>
          <w:ins w:id="59" w:author="Seán Vrieland" w:date="2025-09-02T17:17:00Z" w16du:dateUtc="2025-09-02T15:17:00Z"/>
        </w:rPr>
      </w:pPr>
      <w:r>
        <w:t xml:space="preserve">Haukur Þorgeirsson and Teresa Dröfn Njarðvík </w:t>
      </w:r>
      <w:r w:rsidR="000C181F">
        <w:t>(2017</w:t>
      </w:r>
      <w:r w:rsidR="00A7289B">
        <w:t>, 154–165</w:t>
      </w:r>
      <w:r w:rsidR="000C181F">
        <w:t xml:space="preserve">) </w:t>
      </w:r>
      <w:r w:rsidR="007D65A6">
        <w:t xml:space="preserve">highlight that Brynjólfur brought a new critical standard to scribal copying practices. They </w:t>
      </w:r>
      <w:r>
        <w:t>show that Brynjólfur</w:t>
      </w:r>
      <w:r w:rsidR="007B22E0">
        <w:t>’</w:t>
      </w:r>
      <w:r w:rsidR="007A72C4">
        <w:t>s strategy for “</w:t>
      </w:r>
      <w:r>
        <w:t>reconstruct</w:t>
      </w:r>
      <w:r w:rsidR="007A72C4">
        <w:t>ing”</w:t>
      </w:r>
      <w:r>
        <w:t xml:space="preserve"> </w:t>
      </w:r>
      <w:r>
        <w:rPr>
          <w:i/>
          <w:iCs/>
        </w:rPr>
        <w:t>Sæmundar Edda</w:t>
      </w:r>
      <w:r w:rsidR="007A72C4">
        <w:t xml:space="preserve"> anticipates editorial practices seen in editions up to the present day. Brynjólfur</w:t>
      </w:r>
      <w:r>
        <w:t xml:space="preserve"> us</w:t>
      </w:r>
      <w:r w:rsidR="007A72C4">
        <w:t>ed</w:t>
      </w:r>
      <w:r>
        <w:t xml:space="preserve"> the </w:t>
      </w:r>
      <w:del w:id="60" w:author="Seán Vrieland" w:date="2025-09-02T17:07:00Z" w16du:dateUtc="2025-09-02T15:07:00Z">
        <w:r w:rsidDel="00420A60">
          <w:delText>GKS 2365 4to</w:delText>
        </w:r>
      </w:del>
      <w:ins w:id="61" w:author="Seán Vrieland" w:date="2025-09-02T17:07:00Z" w16du:dateUtc="2025-09-02T15:07:00Z">
        <w:r w:rsidR="00420A60">
          <w:t>Codex Regius</w:t>
        </w:r>
      </w:ins>
      <w:r>
        <w:t xml:space="preserve"> collection as a base</w:t>
      </w:r>
      <w:r w:rsidR="008328C8">
        <w:t xml:space="preserve"> </w:t>
      </w:r>
      <w:ins w:id="62" w:author="Seán Vrieland" w:date="2025-09-02T17:07:00Z" w16du:dateUtc="2025-09-02T15:07:00Z">
        <w:r w:rsidR="00420A60">
          <w:t xml:space="preserve">text </w:t>
        </w:r>
      </w:ins>
      <w:r w:rsidR="008328C8">
        <w:t>and collated variants from different manuscripts in the margin</w:t>
      </w:r>
      <w:r w:rsidR="007B22E0">
        <w:t xml:space="preserve">. He </w:t>
      </w:r>
      <w:r w:rsidR="008328C8">
        <w:t xml:space="preserve">presumably commissioned someone to systematically combine contemporary copies of the two main medieval versions of </w:t>
      </w:r>
      <w:r w:rsidR="008328C8">
        <w:rPr>
          <w:i/>
          <w:iCs/>
        </w:rPr>
        <w:t>Vǫluspá</w:t>
      </w:r>
      <w:r w:rsidR="008328C8">
        <w:t xml:space="preserve">, producing </w:t>
      </w:r>
      <w:r w:rsidR="008328C8">
        <w:rPr>
          <w:i/>
          <w:iCs/>
        </w:rPr>
        <w:t>The Synthetic Vǫluspá</w:t>
      </w:r>
      <w:r w:rsidR="008328C8">
        <w:t xml:space="preserve">, which became the </w:t>
      </w:r>
      <w:r w:rsidR="008328C8">
        <w:rPr>
          <w:i/>
          <w:iCs/>
        </w:rPr>
        <w:t>Vǫluspá</w:t>
      </w:r>
      <w:r w:rsidR="008328C8">
        <w:t xml:space="preserve"> of his </w:t>
      </w:r>
      <w:r w:rsidR="008328C8">
        <w:rPr>
          <w:i/>
          <w:iCs/>
        </w:rPr>
        <w:t>Sæmundar Edda</w:t>
      </w:r>
      <w:r w:rsidR="007B22E0">
        <w:t xml:space="preserve">. </w:t>
      </w:r>
      <w:r w:rsidR="00121915">
        <w:t xml:space="preserve">He also had </w:t>
      </w:r>
      <w:r w:rsidR="00121915">
        <w:rPr>
          <w:i/>
          <w:iCs/>
        </w:rPr>
        <w:t>Sigrdrífumál</w:t>
      </w:r>
      <w:r w:rsidR="00121915">
        <w:t xml:space="preserve"> completed from contemporary copies, patching the so-called </w:t>
      </w:r>
      <w:ins w:id="63" w:author="Seán Vrieland" w:date="2025-09-02T17:16:00Z" w16du:dateUtc="2025-09-02T15:16:00Z">
        <w:r w:rsidR="00420A60">
          <w:t>“</w:t>
        </w:r>
      </w:ins>
      <w:commentRangeStart w:id="64"/>
      <w:r w:rsidR="00121915">
        <w:t>Great Lacuna</w:t>
      </w:r>
      <w:commentRangeEnd w:id="64"/>
      <w:r w:rsidR="0097174B">
        <w:rPr>
          <w:rStyle w:val="CommentReference"/>
        </w:rPr>
        <w:commentReference w:id="64"/>
      </w:r>
      <w:ins w:id="65" w:author="Seán Vrieland" w:date="2025-09-02T17:16:00Z" w16du:dateUtc="2025-09-02T15:16:00Z">
        <w:r w:rsidR="00420A60">
          <w:t>”</w:t>
        </w:r>
      </w:ins>
      <w:r w:rsidR="00121915">
        <w:t xml:space="preserve"> of </w:t>
      </w:r>
      <w:del w:id="66" w:author="Seán Vrieland" w:date="2025-09-02T17:16:00Z" w16du:dateUtc="2025-09-02T15:16:00Z">
        <w:r w:rsidR="00121915" w:rsidDel="00420A60">
          <w:delText>GKS 2365 4to</w:delText>
        </w:r>
      </w:del>
      <w:ins w:id="67" w:author="Seán Vrieland" w:date="2025-09-02T17:16:00Z" w16du:dateUtc="2025-09-02T15:16:00Z">
        <w:r w:rsidR="00420A60">
          <w:t>Codex Regius</w:t>
        </w:r>
      </w:ins>
      <w:r w:rsidR="00121915">
        <w:t xml:space="preserve">. </w:t>
      </w:r>
    </w:p>
    <w:p w14:paraId="5ADE9ED9" w14:textId="5EAA7B16" w:rsidR="007B22E0" w:rsidRDefault="008328C8" w:rsidP="0097174B">
      <w:pPr>
        <w:ind w:firstLine="720"/>
        <w:pPrChange w:id="68" w:author="Seán Vrieland" w:date="2025-09-02T17:17:00Z" w16du:dateUtc="2025-09-02T15:17:00Z">
          <w:pPr/>
        </w:pPrChange>
      </w:pPr>
      <w:r>
        <w:t>Most</w:t>
      </w:r>
      <w:r w:rsidR="007B22E0">
        <w:t xml:space="preserve"> additional texts </w:t>
      </w:r>
      <w:r>
        <w:t xml:space="preserve">– </w:t>
      </w:r>
      <w:r w:rsidR="007B22E0" w:rsidRPr="00C51F25">
        <w:rPr>
          <w:i/>
          <w:iCs/>
        </w:rPr>
        <w:t>Grottas</w:t>
      </w:r>
      <w:r w:rsidR="007B22E0">
        <w:rPr>
          <w:i/>
          <w:iCs/>
        </w:rPr>
        <w:t>ǫ</w:t>
      </w:r>
      <w:r w:rsidR="007B22E0" w:rsidRPr="00C51F25">
        <w:rPr>
          <w:i/>
          <w:iCs/>
        </w:rPr>
        <w:t>ngr</w:t>
      </w:r>
      <w:r w:rsidR="007B22E0">
        <w:t xml:space="preserve">, </w:t>
      </w:r>
      <w:r w:rsidR="007B22E0" w:rsidRPr="00C51F25">
        <w:rPr>
          <w:i/>
          <w:iCs/>
        </w:rPr>
        <w:t>Grógaldr</w:t>
      </w:r>
      <w:r w:rsidR="007B22E0">
        <w:t xml:space="preserve">, </w:t>
      </w:r>
      <w:r w:rsidR="007B22E0" w:rsidRPr="00C51F25">
        <w:rPr>
          <w:i/>
          <w:iCs/>
        </w:rPr>
        <w:t>Fj</w:t>
      </w:r>
      <w:r w:rsidR="007B22E0">
        <w:rPr>
          <w:i/>
          <w:iCs/>
        </w:rPr>
        <w:t>ǫ</w:t>
      </w:r>
      <w:r w:rsidR="007B22E0" w:rsidRPr="00C51F25">
        <w:rPr>
          <w:i/>
          <w:iCs/>
        </w:rPr>
        <w:t>lsvinnsmál</w:t>
      </w:r>
      <w:r w:rsidR="007B22E0">
        <w:t xml:space="preserve">, and </w:t>
      </w:r>
      <w:r w:rsidR="007B22E0" w:rsidRPr="00C51F25">
        <w:rPr>
          <w:i/>
          <w:iCs/>
        </w:rPr>
        <w:t>Hyndluljóð</w:t>
      </w:r>
      <w:r>
        <w:t xml:space="preserve"> – were appended</w:t>
      </w:r>
      <w:r w:rsidR="007B22E0">
        <w:t xml:space="preserve"> at the end</w:t>
      </w:r>
      <w:r>
        <w:t xml:space="preserve"> of the collection, as is common in modern editions</w:t>
      </w:r>
      <w:r w:rsidR="00121915">
        <w:t>.</w:t>
      </w:r>
      <w:r>
        <w:t xml:space="preserve"> </w:t>
      </w:r>
      <w:r w:rsidR="00121915">
        <w:t>T</w:t>
      </w:r>
      <w:r w:rsidR="007B22E0">
        <w:t xml:space="preserve">he exception </w:t>
      </w:r>
      <w:r w:rsidR="00121915">
        <w:t>is</w:t>
      </w:r>
      <w:r w:rsidR="007B22E0">
        <w:t xml:space="preserve"> </w:t>
      </w:r>
      <w:r w:rsidR="007B22E0">
        <w:rPr>
          <w:i/>
          <w:iCs/>
        </w:rPr>
        <w:t>The Longer Baldrs draumar</w:t>
      </w:r>
      <w:r w:rsidR="007B22E0">
        <w:t xml:space="preserve">, which he placed after </w:t>
      </w:r>
      <w:r w:rsidR="007B22E0">
        <w:rPr>
          <w:i/>
          <w:iCs/>
        </w:rPr>
        <w:t>Þrymskviða</w:t>
      </w:r>
      <w:r w:rsidR="00121915">
        <w:t>.</w:t>
      </w:r>
      <w:r w:rsidR="007B22E0">
        <w:t xml:space="preserve"> </w:t>
      </w:r>
      <w:r>
        <w:t>Brynjólfur</w:t>
      </w:r>
      <w:r w:rsidR="007B22E0">
        <w:t xml:space="preserve"> also reversed the order of </w:t>
      </w:r>
      <w:r w:rsidR="007B22E0">
        <w:rPr>
          <w:i/>
          <w:iCs/>
        </w:rPr>
        <w:t>Vǫlundarkviða</w:t>
      </w:r>
      <w:r w:rsidR="007B22E0">
        <w:t xml:space="preserve"> and </w:t>
      </w:r>
      <w:r w:rsidR="007B22E0">
        <w:rPr>
          <w:i/>
          <w:iCs/>
        </w:rPr>
        <w:t>Alvíssmál</w:t>
      </w:r>
      <w:r w:rsidR="007B22E0">
        <w:t>, so that the</w:t>
      </w:r>
      <w:r w:rsidR="009A3551">
        <w:t xml:space="preserve"> latter was grouped with the mythological poetry</w:t>
      </w:r>
      <w:r w:rsidR="007B22E0">
        <w:t>.</w:t>
      </w:r>
    </w:p>
    <w:p w14:paraId="4B4DD46F" w14:textId="77777777" w:rsidR="007B22E0" w:rsidRDefault="007B22E0" w:rsidP="00EB6B7C"/>
    <w:p w14:paraId="6BDBBA06" w14:textId="189D03CF" w:rsidR="00914F7C" w:rsidRDefault="006010E0" w:rsidP="00EB6B7C">
      <w:r>
        <w:t xml:space="preserve">Brynjólfur </w:t>
      </w:r>
      <w:r w:rsidR="008328C8">
        <w:t xml:space="preserve">built a better </w:t>
      </w:r>
      <w:r w:rsidR="007A72C4">
        <w:rPr>
          <w:i/>
          <w:iCs/>
        </w:rPr>
        <w:t>Sæmundar Edda</w:t>
      </w:r>
      <w:r w:rsidR="008328C8">
        <w:t xml:space="preserve"> and propagated it, leading it to become </w:t>
      </w:r>
      <w:r w:rsidR="007A72C4">
        <w:t>preferred for copying. Most copyists were craftsmen executing commissions and followed</w:t>
      </w:r>
      <w:r w:rsidR="009A3551">
        <w:t>.</w:t>
      </w:r>
      <w:r w:rsidR="007A72C4">
        <w:t xml:space="preserve"> </w:t>
      </w:r>
      <w:r w:rsidR="009A3551">
        <w:t>O</w:t>
      </w:r>
      <w:r w:rsidR="007A72C4">
        <w:t xml:space="preserve">thers added, omitted, and reorganized the compiled texts, </w:t>
      </w:r>
      <w:r w:rsidR="00080F87">
        <w:t xml:space="preserve">collated variations across manuscripts, </w:t>
      </w:r>
      <w:r w:rsidR="009A3551">
        <w:t xml:space="preserve">and sometimes </w:t>
      </w:r>
      <w:r w:rsidR="00080F87">
        <w:t>exchanged or combined versions</w:t>
      </w:r>
      <w:r w:rsidR="009A3551">
        <w:t xml:space="preserve"> from different manuscripts</w:t>
      </w:r>
      <w:r w:rsidR="00080F87">
        <w:t>. Rather than being a clearly defined and stable ‘work’</w:t>
      </w:r>
      <w:r w:rsidR="009A3551">
        <w:t>,</w:t>
      </w:r>
      <w:r w:rsidR="00080F87">
        <w:t xml:space="preserve"> </w:t>
      </w:r>
      <w:r w:rsidR="00080F87">
        <w:rPr>
          <w:i/>
          <w:iCs/>
        </w:rPr>
        <w:t>Sæmundar Edda</w:t>
      </w:r>
      <w:r w:rsidR="00080F87">
        <w:t xml:space="preserve"> </w:t>
      </w:r>
      <w:r w:rsidR="009A3551">
        <w:t>appears</w:t>
      </w:r>
      <w:r w:rsidR="00080F87">
        <w:t xml:space="preserve"> kaleidoscopic</w:t>
      </w:r>
      <w:r w:rsidR="009A3551">
        <w:t xml:space="preserve"> in the seventeenth- and eighteenth-century corpus</w:t>
      </w:r>
      <w:r w:rsidR="00080F87">
        <w:t>.</w:t>
      </w:r>
      <w:r w:rsidR="008328C8">
        <w:t xml:space="preserve"> </w:t>
      </w:r>
    </w:p>
    <w:p w14:paraId="10977B34" w14:textId="77777777" w:rsidR="00080F87" w:rsidRDefault="00080F87" w:rsidP="00EB6B7C"/>
    <w:p w14:paraId="6E156C77" w14:textId="3030F596" w:rsidR="007D407B" w:rsidRPr="007D407B" w:rsidRDefault="007D407B" w:rsidP="00EB6B7C">
      <w:pPr>
        <w:rPr>
          <w:b/>
          <w:bCs/>
        </w:rPr>
      </w:pPr>
      <w:r>
        <w:rPr>
          <w:b/>
          <w:bCs/>
        </w:rPr>
        <w:t xml:space="preserve">Why Is a Compendium of </w:t>
      </w:r>
      <w:r w:rsidR="007009D8">
        <w:rPr>
          <w:b/>
          <w:bCs/>
        </w:rPr>
        <w:t>Eddic Variants Interesting?</w:t>
      </w:r>
    </w:p>
    <w:p w14:paraId="0C86389D" w14:textId="37129D8A" w:rsidR="00B4069C" w:rsidRDefault="009A3551" w:rsidP="006965A1">
      <w:r>
        <w:t>Especially across a century from 1867 to 1963, the postmedieval copies of eddic poetry</w:t>
      </w:r>
      <w:r w:rsidRPr="009A3551">
        <w:t xml:space="preserve"> </w:t>
      </w:r>
      <w:r>
        <w:t>were increasingly marginalized and their relevance and interest</w:t>
      </w:r>
      <w:r w:rsidR="00091F35">
        <w:t xml:space="preserve"> are currently being re-evaluated. </w:t>
      </w:r>
      <w:r>
        <w:t>Their marginalization occurred when manuscripts’</w:t>
      </w:r>
      <w:r w:rsidR="00C41259">
        <w:t xml:space="preserve"> value </w:t>
      </w:r>
      <w:r>
        <w:t xml:space="preserve">was </w:t>
      </w:r>
      <w:r w:rsidR="00C41259">
        <w:t xml:space="preserve">imagined </w:t>
      </w:r>
      <w:r>
        <w:t xml:space="preserve">exclusively in terms of text reconstruction. Eddic texts were conceived </w:t>
      </w:r>
      <w:r w:rsidR="00817F01">
        <w:t xml:space="preserve">in terms of modern literary compositions with an “original” wording that could be reverse-engineered from the accidental corruptions of mechanized scribes. </w:t>
      </w:r>
      <w:r w:rsidR="00D9333A">
        <w:t>Within this reconstructive paradigm</w:t>
      </w:r>
      <w:r w:rsidR="00817F01">
        <w:t xml:space="preserve">, </w:t>
      </w:r>
      <w:r w:rsidR="00971D24">
        <w:t>identifying postmedieval copies as derivative of preserved medieval texts excluded them from value</w:t>
      </w:r>
      <w:r w:rsidR="006965A1">
        <w:t xml:space="preserve">. This evolved into a trend to assume such exclusive dependency on preserved sources with no motivation for further consideration. </w:t>
      </w:r>
      <w:r w:rsidR="00F42D1A">
        <w:t>Today, eddic poetry is increasingly viewed as oral poetry, to which variation was organic. Medieval interventions and additions can be approached as potential ‘scribal performances’ that reflect orally/aurally based knowledge of the poetry. Seventeenth-century interventions and compositions may equally reflect scribal performances that are currently interesting as the reception of eddic poetry.</w:t>
      </w:r>
      <w:r w:rsidR="00F42D1A" w:rsidRPr="0030034D">
        <w:t xml:space="preserve"> </w:t>
      </w:r>
      <w:r w:rsidR="00F42D1A">
        <w:t>However, w</w:t>
      </w:r>
      <w:r w:rsidR="003E73D8">
        <w:t xml:space="preserve">hen only the “original” text had </w:t>
      </w:r>
      <w:r w:rsidR="003E73D8">
        <w:lastRenderedPageBreak/>
        <w:t xml:space="preserve">value, it made no difference whether postmedieval copies were based directly on the surviving manuscript or a derivative medieval copy, because “derivative” was interpreted as “worthless”. </w:t>
      </w:r>
    </w:p>
    <w:p w14:paraId="0F29200A" w14:textId="77777777" w:rsidR="00B4069C" w:rsidRDefault="00B4069C" w:rsidP="006965A1"/>
    <w:p w14:paraId="2FB0811E" w14:textId="2874BF77" w:rsidR="003E73D8" w:rsidRDefault="003F3485" w:rsidP="003E73D8">
      <w:r>
        <w:t xml:space="preserve">This marginalization began with Sophus Bugge’s edition of eddic poetry in 1867, which is a landmark in the transition to modern philological criticism. A century later, Hans Kuhn jettisoned the last remaining eddic texts preserved only in postmedieval manuscripts in his revision of Gustav Neckel’s edition of the poetry.  Kuhn retained scattered references to postmedieval manuscripts’ wordings and lines, </w:t>
      </w:r>
      <w:r w:rsidR="006965A1">
        <w:t>but</w:t>
      </w:r>
      <w:r>
        <w:t xml:space="preserve"> mainly </w:t>
      </w:r>
      <w:r w:rsidR="006965A1">
        <w:t xml:space="preserve">as the origin for </w:t>
      </w:r>
      <w:r w:rsidR="00B4069C">
        <w:t xml:space="preserve">the </w:t>
      </w:r>
      <w:r w:rsidR="006965A1">
        <w:t>readings in earlier</w:t>
      </w:r>
      <w:r w:rsidR="00B4069C">
        <w:t xml:space="preserve"> editions</w:t>
      </w:r>
      <w:r w:rsidR="003E73D8">
        <w:t xml:space="preserve">. Kuhn’s edition reigned as the unrivalled standard reference work for half a century, during which the postmedieval copies were largely forgotten. Of course, scholars like Bugge and Kuhn were not stupid: they were asserting critical standards through the lens of thinking in their respective times. Moreover, viewing all postmedieval copies of texts in GKS 2365 4to as dependent on the preserved manuscript was reinforced by the postmedieval corpus. </w:t>
      </w:r>
    </w:p>
    <w:p w14:paraId="01197F34" w14:textId="77777777" w:rsidR="003E73D8" w:rsidRDefault="003E73D8" w:rsidP="003E73D8"/>
    <w:p w14:paraId="3DD11460" w14:textId="028B4747" w:rsidR="003E73D8" w:rsidRPr="000F6907" w:rsidRDefault="003E73D8" w:rsidP="00F42D1A">
      <w:r>
        <w:t xml:space="preserve">Brynjólfur’s reconstructed </w:t>
      </w:r>
      <w:r>
        <w:rPr>
          <w:i/>
          <w:iCs/>
        </w:rPr>
        <w:t>Sæmundar Edda</w:t>
      </w:r>
      <w:r>
        <w:t xml:space="preserve"> became preferred by copyists, and the texts in circulation prior to seem only exceptionally to be preserved. Haukur Þorgeirsson and Teresa Dröfn Njarðvík (2017, 154) have also stressed that our picture of the corpus and Brynjólfur’s impacts may have been very different were it not for the fire of 1728, </w:t>
      </w:r>
      <w:r w:rsidR="00553801">
        <w:t>in which they consider</w:t>
      </w:r>
      <w:r>
        <w:t xml:space="preserve"> that</w:t>
      </w:r>
      <w:r w:rsidR="00553801">
        <w:t>, for example,</w:t>
      </w:r>
      <w:r>
        <w:t xml:space="preserve"> all of the many </w:t>
      </w:r>
      <w:r>
        <w:rPr>
          <w:i/>
          <w:iCs/>
        </w:rPr>
        <w:t>Sæmundar Edda</w:t>
      </w:r>
      <w:r>
        <w:t xml:space="preserve">s Árni Magnússon </w:t>
      </w:r>
      <w:r w:rsidRPr="00AF2B32">
        <w:t>(1663–1730)</w:t>
      </w:r>
      <w:r>
        <w:t xml:space="preserve"> listed as in his possession were lost.</w:t>
      </w:r>
      <w:r w:rsidR="00553801">
        <w:t xml:space="preserve"> </w:t>
      </w:r>
      <w:r w:rsidR="00553801" w:rsidRPr="00C51F25">
        <w:rPr>
          <w:i/>
          <w:iCs/>
        </w:rPr>
        <w:t>Grógaldr</w:t>
      </w:r>
      <w:r w:rsidR="00553801">
        <w:t xml:space="preserve">, </w:t>
      </w:r>
      <w:r w:rsidR="00553801" w:rsidRPr="00C51F25">
        <w:rPr>
          <w:i/>
          <w:iCs/>
        </w:rPr>
        <w:t>Fj</w:t>
      </w:r>
      <w:r w:rsidR="00553801">
        <w:rPr>
          <w:i/>
          <w:iCs/>
        </w:rPr>
        <w:t>ǫ</w:t>
      </w:r>
      <w:r w:rsidR="00553801" w:rsidRPr="00C51F25">
        <w:rPr>
          <w:i/>
          <w:iCs/>
        </w:rPr>
        <w:t>lsvinnsmál</w:t>
      </w:r>
      <w:r w:rsidR="00553801">
        <w:t xml:space="preserve">, and </w:t>
      </w:r>
      <w:r w:rsidR="00553801">
        <w:rPr>
          <w:i/>
          <w:iCs/>
        </w:rPr>
        <w:t>Sólarljóð</w:t>
      </w:r>
      <w:r w:rsidR="00553801">
        <w:t xml:space="preserve"> attest to lost medieval manuscripts, and these are now being restored to the corpus. </w:t>
      </w:r>
      <w:r w:rsidR="0030034D">
        <w:t>Many textual variants have only been preserved through the collation and combination of variants. For example, t</w:t>
      </w:r>
      <w:r w:rsidR="00553801">
        <w:t xml:space="preserve">he added lines completing a passage of the </w:t>
      </w:r>
      <w:r w:rsidR="00553801">
        <w:rPr>
          <w:i/>
          <w:iCs/>
        </w:rPr>
        <w:t>Vǫluspá</w:t>
      </w:r>
      <w:r w:rsidR="00553801">
        <w:t xml:space="preserve"> otherwise known from the Hauksbók manuscript (</w:t>
      </w:r>
      <w:r w:rsidR="00553801">
        <w:rPr>
          <w:i/>
          <w:iCs/>
        </w:rPr>
        <w:t>Vsp</w:t>
      </w:r>
      <w:r w:rsidR="00553801">
        <w:t xml:space="preserve"> 65</w:t>
      </w:r>
      <w:r w:rsidR="00B05021">
        <w:t>, using the abbreviated poem title to indicate passage numbering according to modern editions</w:t>
      </w:r>
      <w:r w:rsidR="00553801">
        <w:t xml:space="preserve">) </w:t>
      </w:r>
      <w:r w:rsidR="0030034D">
        <w:t xml:space="preserve">are only known from </w:t>
      </w:r>
      <w:r w:rsidR="00553801">
        <w:rPr>
          <w:i/>
          <w:iCs/>
        </w:rPr>
        <w:t>The Synthetic Vǫluspá</w:t>
      </w:r>
      <w:r w:rsidR="00F42D1A">
        <w:t>.</w:t>
      </w:r>
      <w:r w:rsidR="0030034D">
        <w:t xml:space="preserve"> </w:t>
      </w:r>
      <w:r w:rsidR="00F42D1A">
        <w:t>However,</w:t>
      </w:r>
      <w:r w:rsidR="0030034D">
        <w:t xml:space="preserve"> yet they include a variant reading that indicates the compiler of </w:t>
      </w:r>
      <w:r w:rsidR="0030034D">
        <w:rPr>
          <w:i/>
          <w:iCs/>
        </w:rPr>
        <w:t>The Synthetic Vǫluspá</w:t>
      </w:r>
      <w:r w:rsidR="0030034D">
        <w:t xml:space="preserve"> </w:t>
      </w:r>
      <w:r w:rsidR="00F42D1A">
        <w:t xml:space="preserve">was </w:t>
      </w:r>
      <w:r w:rsidR="0030034D">
        <w:t>compar</w:t>
      </w:r>
      <w:r w:rsidR="00F42D1A">
        <w:t>ing</w:t>
      </w:r>
      <w:r w:rsidR="0030034D">
        <w:t xml:space="preserve"> multiple </w:t>
      </w:r>
      <w:r w:rsidR="00F42D1A">
        <w:t>manuscripts</w:t>
      </w:r>
      <w:r>
        <w:t xml:space="preserve">. Einar G. Pétersson (1998, ch. 6) highlights the number of eddic materials some learned scribes seem to have known or had access to before Brynjólfur acquired GKS 2365 4to. </w:t>
      </w:r>
      <w:r w:rsidR="00553801">
        <w:t>T</w:t>
      </w:r>
      <w:r>
        <w:t xml:space="preserve">he variants of eddic texts in postmedieval manuscripts </w:t>
      </w:r>
      <w:r w:rsidR="00553801">
        <w:t>include many</w:t>
      </w:r>
      <w:r w:rsidR="0030034D">
        <w:t xml:space="preserve">, like the versified introduction to </w:t>
      </w:r>
      <w:r w:rsidR="0030034D">
        <w:rPr>
          <w:i/>
          <w:iCs/>
        </w:rPr>
        <w:t>Hárbarðsljóð</w:t>
      </w:r>
      <w:r w:rsidR="0030034D">
        <w:t>,</w:t>
      </w:r>
      <w:r w:rsidR="00553801">
        <w:t xml:space="preserve"> that may be creative compositions comparable to </w:t>
      </w:r>
      <w:r w:rsidR="00553801">
        <w:rPr>
          <w:i/>
          <w:iCs/>
        </w:rPr>
        <w:t>Hrafnagaldur Óðins</w:t>
      </w:r>
      <w:r w:rsidR="00553801">
        <w:t xml:space="preserve"> or the expansions in </w:t>
      </w:r>
      <w:r w:rsidR="00553801">
        <w:rPr>
          <w:i/>
          <w:iCs/>
        </w:rPr>
        <w:t>The Longer Baldrs draumar</w:t>
      </w:r>
      <w:r w:rsidR="00553801">
        <w:t xml:space="preserve">. </w:t>
      </w:r>
      <w:r w:rsidR="0030034D">
        <w:t xml:space="preserve">Conversely, the A2k rhythm of a line added to </w:t>
      </w:r>
      <w:r w:rsidR="0030034D">
        <w:rPr>
          <w:i/>
          <w:iCs/>
        </w:rPr>
        <w:t>Vǫluspá</w:t>
      </w:r>
      <w:r w:rsidR="0030034D">
        <w:t xml:space="preserve"> (</w:t>
      </w:r>
      <w:r w:rsidR="0030034D">
        <w:rPr>
          <w:i/>
          <w:iCs/>
        </w:rPr>
        <w:t xml:space="preserve">Vsp </w:t>
      </w:r>
      <w:r w:rsidR="0030034D">
        <w:t xml:space="preserve">61) is unlikely for a seventeenth-century composition, making a lost medieval source more likely. </w:t>
      </w:r>
      <w:r w:rsidR="00F42D1A">
        <w:t xml:space="preserve">Such variations and additions have been largely forgotten by scholarship and warrant fresh critical attention in relation to current understandings and interests. </w:t>
      </w:r>
      <w:r w:rsidRPr="00D20AC2">
        <w:t>Access. 64</w:t>
      </w:r>
      <w:r>
        <w:t xml:space="preserve">’s </w:t>
      </w:r>
      <w:r>
        <w:rPr>
          <w:i/>
          <w:iCs/>
        </w:rPr>
        <w:t>Sæmundar Edda</w:t>
      </w:r>
      <w:r>
        <w:t xml:space="preserve"> is a compendium of such variants.</w:t>
      </w:r>
    </w:p>
    <w:p w14:paraId="61B76E2D" w14:textId="77777777" w:rsidR="00B4069C" w:rsidRDefault="00B4069C" w:rsidP="00EB6B7C"/>
    <w:p w14:paraId="20B121C9" w14:textId="38F03894" w:rsidR="00080F87" w:rsidRPr="00080F87" w:rsidRDefault="00567DC9" w:rsidP="00EB6B7C">
      <w:pPr>
        <w:rPr>
          <w:b/>
          <w:bCs/>
        </w:rPr>
      </w:pPr>
      <w:r>
        <w:rPr>
          <w:b/>
          <w:bCs/>
        </w:rPr>
        <w:t xml:space="preserve">The Stratified History of </w:t>
      </w:r>
      <w:r w:rsidRPr="00567DC9">
        <w:rPr>
          <w:b/>
          <w:bCs/>
        </w:rPr>
        <w:t>Access. 64</w:t>
      </w:r>
      <w:r>
        <w:rPr>
          <w:b/>
          <w:bCs/>
        </w:rPr>
        <w:t>’s</w:t>
      </w:r>
      <w:r w:rsidRPr="00567DC9">
        <w:rPr>
          <w:b/>
          <w:bCs/>
        </w:rPr>
        <w:t xml:space="preserve"> </w:t>
      </w:r>
      <w:r w:rsidR="00080F87" w:rsidRPr="00080F87">
        <w:rPr>
          <w:b/>
          <w:bCs/>
          <w:i/>
          <w:iCs/>
        </w:rPr>
        <w:t>Sæmundar Edda</w:t>
      </w:r>
    </w:p>
    <w:p w14:paraId="698988F1" w14:textId="1436C40F" w:rsidR="000600FF" w:rsidRDefault="00567DC9" w:rsidP="00E702D6">
      <w:r>
        <w:t xml:space="preserve">The base text </w:t>
      </w:r>
      <w:r w:rsidR="000600FF">
        <w:t xml:space="preserve">of </w:t>
      </w:r>
      <w:r w:rsidR="000600FF" w:rsidRPr="000600FF">
        <w:t xml:space="preserve">Access. 64’s </w:t>
      </w:r>
      <w:r w:rsidR="000600FF" w:rsidRPr="000600FF">
        <w:rPr>
          <w:i/>
          <w:iCs/>
        </w:rPr>
        <w:t>Sæmundar Edda</w:t>
      </w:r>
      <w:r w:rsidR="000600FF">
        <w:t xml:space="preserve"> traces to</w:t>
      </w:r>
      <w:r>
        <w:t xml:space="preserve"> Árni Magnússon’s autograph copy of GKS 2365 4to</w:t>
      </w:r>
      <w:r w:rsidR="00AA7B7B">
        <w:t>,</w:t>
      </w:r>
      <w:r>
        <w:t xml:space="preserve"> </w:t>
      </w:r>
      <w:r w:rsidR="00AA7B7B">
        <w:t xml:space="preserve">which Árni </w:t>
      </w:r>
      <w:r>
        <w:t xml:space="preserve">made in or before the 1690s. As a rule of thumb, copyists generally reproduced not only the eddic texts, but also their layout as either lineated or in continuous prose. Brynjólfur’s </w:t>
      </w:r>
      <w:r>
        <w:rPr>
          <w:i/>
          <w:iCs/>
        </w:rPr>
        <w:t>Sæmundar Edda</w:t>
      </w:r>
      <w:r>
        <w:t xml:space="preserve"> </w:t>
      </w:r>
      <w:r w:rsidR="00AA7B7B">
        <w:t xml:space="preserve">followed the medieval practice of </w:t>
      </w:r>
      <w:r w:rsidR="00446102">
        <w:t xml:space="preserve">laying out </w:t>
      </w:r>
      <w:r>
        <w:t xml:space="preserve">eddic </w:t>
      </w:r>
      <w:r w:rsidR="00446102">
        <w:t xml:space="preserve">verse </w:t>
      </w:r>
      <w:r>
        <w:t xml:space="preserve">as </w:t>
      </w:r>
      <w:r w:rsidR="00446102">
        <w:t xml:space="preserve">continuous </w:t>
      </w:r>
      <w:r>
        <w:t>prose</w:t>
      </w:r>
      <w:r w:rsidR="00446102">
        <w:t>,</w:t>
      </w:r>
      <w:r>
        <w:t xml:space="preserve"> </w:t>
      </w:r>
      <w:r w:rsidR="00446102">
        <w:t xml:space="preserve">albeit with </w:t>
      </w:r>
      <w:r>
        <w:t>spaces between passages or stanzas</w:t>
      </w:r>
      <w:r w:rsidR="00446102">
        <w:t xml:space="preserve"> or beginning these on a new line</w:t>
      </w:r>
      <w:r w:rsidR="00E702D6">
        <w:t xml:space="preserve"> –</w:t>
      </w:r>
      <w:r w:rsidR="00446102">
        <w:t xml:space="preserve"> with the exception of </w:t>
      </w:r>
      <w:r w:rsidR="00446102">
        <w:rPr>
          <w:i/>
          <w:iCs/>
        </w:rPr>
        <w:t>The Synthetic Vǫluspá</w:t>
      </w:r>
      <w:r w:rsidR="00446102">
        <w:t>, which was laid out in long lines</w:t>
      </w:r>
      <w:r>
        <w:t xml:space="preserve">. </w:t>
      </w:r>
      <w:r w:rsidR="00446102">
        <w:t xml:space="preserve"> </w:t>
      </w:r>
      <w:r>
        <w:t xml:space="preserve">Árni lineated eddic verse as short lines in clear, readable text, that made the rhythm of the poetry </w:t>
      </w:r>
      <w:r w:rsidR="00E702D6">
        <w:t>salient</w:t>
      </w:r>
      <w:r>
        <w:t>.  These lineated copies provided a desirable standard that became preferred for exemplars</w:t>
      </w:r>
      <w:r w:rsidR="00E702D6">
        <w:t xml:space="preserve"> over versions of Brynjólfur’s </w:t>
      </w:r>
      <w:r w:rsidR="00E702D6">
        <w:rPr>
          <w:i/>
          <w:iCs/>
        </w:rPr>
        <w:t>Sæmundar Edda</w:t>
      </w:r>
      <w:r w:rsidR="00E702D6">
        <w:t xml:space="preserve">. </w:t>
      </w:r>
      <w:r w:rsidR="000600FF">
        <w:t xml:space="preserve">Árni’s copy gradually transformed the circulation of </w:t>
      </w:r>
      <w:r w:rsidR="000600FF">
        <w:rPr>
          <w:i/>
          <w:iCs/>
        </w:rPr>
        <w:t>Sæmundar Edda</w:t>
      </w:r>
      <w:r w:rsidR="000600FF">
        <w:t xml:space="preserve"> across the eighteenth century.</w:t>
      </w:r>
    </w:p>
    <w:p w14:paraId="72AF9EA4" w14:textId="77777777" w:rsidR="00567DC9" w:rsidRDefault="00567DC9" w:rsidP="007D65A6"/>
    <w:p w14:paraId="7ADD8B55" w14:textId="76585E74" w:rsidR="00797AC9" w:rsidRDefault="000600FF" w:rsidP="00E702D6">
      <w:r>
        <w:lastRenderedPageBreak/>
        <w:t>Although Árni’s autograph was lost in the 1728 fire, Peter Robinson (1991</w:t>
      </w:r>
      <w:r w:rsidR="000C181F">
        <w:t>, 469–471</w:t>
      </w:r>
      <w:r>
        <w:t xml:space="preserve">) identifies two direct copies: those of Jón Halldórsson í Hítursdalar (Lbs 214 4to) and of Páll Jónsson Vídalín (Adv 21.4.4). However, </w:t>
      </w:r>
      <w:r w:rsidRPr="000600FF">
        <w:t xml:space="preserve">Access. 64’s </w:t>
      </w:r>
      <w:r w:rsidRPr="000600FF">
        <w:rPr>
          <w:i/>
          <w:iCs/>
        </w:rPr>
        <w:t>Sæmundar Edda</w:t>
      </w:r>
      <w:r>
        <w:t xml:space="preserve"> stems from a copy that Þórður Jónsson</w:t>
      </w:r>
      <w:r w:rsidRPr="00F72287">
        <w:t xml:space="preserve"> á Staðarstað</w:t>
      </w:r>
      <w:r>
        <w:t xml:space="preserve"> (d.1720) made “with the best codices, both vellum and on paper, and compiled variant readings” (Thott 1491 4to, page numbered 416). </w:t>
      </w:r>
      <w:r w:rsidR="006E2B12">
        <w:t xml:space="preserve">Variant readings had commonly been collated in manuscript margins since Brynjólfur’s time, but Þórður distinguishes the sources of his variants as </w:t>
      </w:r>
      <w:r w:rsidR="006E2B12">
        <w:rPr>
          <w:i/>
          <w:iCs/>
        </w:rPr>
        <w:t>membrana</w:t>
      </w:r>
      <w:r w:rsidR="006E2B12">
        <w:t xml:space="preserve"> </w:t>
      </w:r>
      <w:r w:rsidR="00085F50">
        <w:t xml:space="preserve">– i.e. vellum manuscripts – versus </w:t>
      </w:r>
      <w:r w:rsidR="00085F50">
        <w:rPr>
          <w:i/>
          <w:iCs/>
        </w:rPr>
        <w:t>alii</w:t>
      </w:r>
      <w:r w:rsidR="00085F50">
        <w:t xml:space="preserve"> for “other” paper cod</w:t>
      </w:r>
      <w:r w:rsidR="00B77CED">
        <w:t>i</w:t>
      </w:r>
      <w:r w:rsidR="00085F50">
        <w:t xml:space="preserve">ces. Variant readings of the medieval manuscript AM 748 I a 4to first enter into the circulation of </w:t>
      </w:r>
      <w:r w:rsidR="00085F50">
        <w:rPr>
          <w:i/>
          <w:iCs/>
        </w:rPr>
        <w:t>Sæmundar Edda</w:t>
      </w:r>
      <w:r w:rsidR="00085F50">
        <w:t xml:space="preserve"> through Þórður’s collations. </w:t>
      </w:r>
      <w:r>
        <w:t>Jón Helgason dates th</w:t>
      </w:r>
      <w:r w:rsidR="00E702D6">
        <w:t>is</w:t>
      </w:r>
      <w:r>
        <w:t xml:space="preserve"> copy to one of Þórður’s visits to Copenhagen in 1688–1693 or 1697–1698 (</w:t>
      </w:r>
      <w:r w:rsidR="000C181F">
        <w:t>1952</w:t>
      </w:r>
      <w:r>
        <w:t>, 91)</w:t>
      </w:r>
      <w:r w:rsidR="00E702D6">
        <w:t>,</w:t>
      </w:r>
      <w:r w:rsidR="003E2C08">
        <w:t xml:space="preserve"> </w:t>
      </w:r>
      <w:r w:rsidR="00E702D6">
        <w:t xml:space="preserve">although it must postdate </w:t>
      </w:r>
      <w:r w:rsidR="003E2C08">
        <w:t>Árni Magnússon</w:t>
      </w:r>
      <w:r w:rsidR="00E702D6">
        <w:t>’s</w:t>
      </w:r>
      <w:r w:rsidR="003E2C08">
        <w:t xml:space="preserve"> acqui</w:t>
      </w:r>
      <w:r w:rsidR="00E702D6">
        <w:t>sition of</w:t>
      </w:r>
      <w:r w:rsidR="003E2C08">
        <w:t xml:space="preserve"> AM 748 4to in 1691</w:t>
      </w:r>
      <w:r w:rsidR="00085F50">
        <w:t>.</w:t>
      </w:r>
      <w:r w:rsidR="00DA1010">
        <w:t xml:space="preserve"> Like Árni’s </w:t>
      </w:r>
      <w:r w:rsidR="00DA1010">
        <w:rPr>
          <w:i/>
          <w:iCs/>
        </w:rPr>
        <w:t>Sæmundar Edda</w:t>
      </w:r>
      <w:r w:rsidR="00DA1010">
        <w:t xml:space="preserve">, Þorður’s was limited to the GKS 2365 4to collection.  </w:t>
      </w:r>
    </w:p>
    <w:p w14:paraId="1712270E" w14:textId="77777777" w:rsidR="00797AC9" w:rsidRDefault="00797AC9" w:rsidP="000600FF"/>
    <w:p w14:paraId="0D95D3B1" w14:textId="323F9656" w:rsidR="000A605C" w:rsidRPr="00AA7B7B" w:rsidRDefault="00797AC9" w:rsidP="00AA7B7B">
      <w:r w:rsidRPr="00797AC9">
        <w:t>Jón Egilsson (1714–1784)</w:t>
      </w:r>
      <w:r>
        <w:t xml:space="preserve"> had a copy of Þórður’s </w:t>
      </w:r>
      <w:r>
        <w:rPr>
          <w:i/>
          <w:iCs/>
        </w:rPr>
        <w:t>Sæmundar Edda</w:t>
      </w:r>
      <w:r>
        <w:t xml:space="preserve"> that was reportedly collated with a manuscript </w:t>
      </w:r>
      <w:r w:rsidR="00B77CED">
        <w:t xml:space="preserve">of </w:t>
      </w:r>
      <w:r w:rsidR="00B77CED" w:rsidRPr="00B77CED">
        <w:t>Eyjólfur Jónsson (1670–1745)</w:t>
      </w:r>
      <w:r w:rsidR="00C51F25">
        <w:t>.</w:t>
      </w:r>
      <w:r w:rsidR="00C7395B">
        <w:t xml:space="preserve"> </w:t>
      </w:r>
      <w:r w:rsidR="00C51F25">
        <w:t xml:space="preserve">Also used were </w:t>
      </w:r>
      <w:r w:rsidR="00B77CED">
        <w:t>“some vellum and paper codices” that Bjarni Halldórsson (1703–1773) owned</w:t>
      </w:r>
      <w:r w:rsidR="007A415A">
        <w:t>.</w:t>
      </w:r>
      <w:r w:rsidR="00B77CED">
        <w:t xml:space="preserve"> </w:t>
      </w:r>
      <w:r w:rsidR="00DA1010">
        <w:t xml:space="preserve">Annette Lassen finds three </w:t>
      </w:r>
      <w:r w:rsidR="00DA1010">
        <w:rPr>
          <w:i/>
          <w:iCs/>
        </w:rPr>
        <w:t>Sæmundar Edda</w:t>
      </w:r>
      <w:r w:rsidR="00DA1010">
        <w:t xml:space="preserve">s listed in Bjarni’s estate (2011, 40). </w:t>
      </w:r>
      <w:r w:rsidR="00224BED">
        <w:t xml:space="preserve">The compiler gave </w:t>
      </w:r>
      <w:r w:rsidR="00E702D6">
        <w:t xml:space="preserve">Jón’s </w:t>
      </w:r>
      <w:r w:rsidR="00E702D6">
        <w:rPr>
          <w:i/>
          <w:iCs/>
        </w:rPr>
        <w:t>Sæmundar Edda</w:t>
      </w:r>
      <w:r w:rsidR="00E702D6">
        <w:t xml:space="preserve"> a distinctive order.</w:t>
      </w:r>
      <w:r w:rsidR="00224BED">
        <w:t xml:space="preserve"> C</w:t>
      </w:r>
      <w:r w:rsidR="00DA1010">
        <w:t xml:space="preserve">ollation was with </w:t>
      </w:r>
      <w:r w:rsidR="00DA1010" w:rsidRPr="00B77CED">
        <w:t>Eyjólfur</w:t>
      </w:r>
      <w:r w:rsidR="00DA1010">
        <w:t>’s manuscript</w:t>
      </w:r>
      <w:r w:rsidR="00E702D6">
        <w:t>,</w:t>
      </w:r>
      <w:r w:rsidR="00EB29A0">
        <w:t xml:space="preserve"> </w:t>
      </w:r>
      <w:r w:rsidR="00DA1010">
        <w:t>add</w:t>
      </w:r>
      <w:r w:rsidR="00E702D6">
        <w:t>ing</w:t>
      </w:r>
      <w:r w:rsidR="00DA1010">
        <w:t xml:space="preserve"> a layer of marginal comparanda </w:t>
      </w:r>
      <w:r w:rsidR="00C7395B">
        <w:t xml:space="preserve">distinguished </w:t>
      </w:r>
      <w:r w:rsidR="00224BED">
        <w:t xml:space="preserve">from those of Þórður’s </w:t>
      </w:r>
      <w:r w:rsidR="00224BED">
        <w:rPr>
          <w:i/>
          <w:iCs/>
        </w:rPr>
        <w:t>Sæmundar Edda</w:t>
      </w:r>
      <w:r w:rsidR="00224BED">
        <w:t xml:space="preserve"> </w:t>
      </w:r>
      <w:r w:rsidR="00C7395B">
        <w:t>by “C. E.”</w:t>
      </w:r>
      <w:r w:rsidR="000A605C">
        <w:t>.</w:t>
      </w:r>
      <w:r w:rsidR="000873C5">
        <w:t xml:space="preserve"> </w:t>
      </w:r>
      <w:r w:rsidR="000A605C">
        <w:t>W</w:t>
      </w:r>
      <w:r w:rsidR="00C7395B">
        <w:t xml:space="preserve">hat </w:t>
      </w:r>
      <w:r w:rsidR="000873C5">
        <w:t>Eyjólfur’s manuscript</w:t>
      </w:r>
      <w:r w:rsidR="00C7395B">
        <w:t xml:space="preserve"> contained in the place of the Great Lacuna of GKS 2365 4to</w:t>
      </w:r>
      <w:r w:rsidR="000873C5">
        <w:t xml:space="preserve"> </w:t>
      </w:r>
      <w:r w:rsidR="000A605C">
        <w:t xml:space="preserve">was also added. </w:t>
      </w:r>
      <w:r w:rsidR="008C7DF9">
        <w:t xml:space="preserve">As in Brynjólfur’s </w:t>
      </w:r>
      <w:r w:rsidR="008C7DF9">
        <w:rPr>
          <w:i/>
          <w:iCs/>
        </w:rPr>
        <w:t>Sæmundar Edda</w:t>
      </w:r>
      <w:r w:rsidR="008C7DF9">
        <w:t xml:space="preserve">, </w:t>
      </w:r>
      <w:r w:rsidR="000A605C">
        <w:rPr>
          <w:i/>
          <w:iCs/>
        </w:rPr>
        <w:t>The Longer Baldrs draumar</w:t>
      </w:r>
      <w:r w:rsidR="000A605C">
        <w:t xml:space="preserve"> appears following </w:t>
      </w:r>
      <w:r w:rsidR="000A605C">
        <w:rPr>
          <w:i/>
          <w:iCs/>
        </w:rPr>
        <w:t>Þrymskviða</w:t>
      </w:r>
      <w:r w:rsidR="00E702D6">
        <w:t xml:space="preserve"> and is</w:t>
      </w:r>
      <w:r w:rsidR="008C7DF9">
        <w:t xml:space="preserve"> </w:t>
      </w:r>
      <w:r w:rsidR="000D0164">
        <w:t xml:space="preserve">marked </w:t>
      </w:r>
      <w:r w:rsidR="008C7DF9">
        <w:t>“Ex Cod: Ejul.” (64r)</w:t>
      </w:r>
      <w:r w:rsidR="000A605C">
        <w:t>.</w:t>
      </w:r>
      <w:r w:rsidR="00AA7B7B">
        <w:t xml:space="preserve"> </w:t>
      </w:r>
      <w:r w:rsidR="000A605C" w:rsidRPr="00C51F25">
        <w:rPr>
          <w:i/>
          <w:iCs/>
        </w:rPr>
        <w:t>Grottas</w:t>
      </w:r>
      <w:r w:rsidR="000A605C">
        <w:rPr>
          <w:i/>
          <w:iCs/>
        </w:rPr>
        <w:t>ǫ</w:t>
      </w:r>
      <w:r w:rsidR="000A605C" w:rsidRPr="00C51F25">
        <w:rPr>
          <w:i/>
          <w:iCs/>
        </w:rPr>
        <w:t>ngr</w:t>
      </w:r>
      <w:r w:rsidR="000A605C">
        <w:t xml:space="preserve">, </w:t>
      </w:r>
      <w:r w:rsidR="000A605C" w:rsidRPr="00C51F25">
        <w:rPr>
          <w:i/>
          <w:iCs/>
        </w:rPr>
        <w:t>Grógaldr</w:t>
      </w:r>
      <w:r w:rsidR="000A605C">
        <w:t xml:space="preserve">, </w:t>
      </w:r>
      <w:r w:rsidR="000A605C" w:rsidRPr="00C51F25">
        <w:rPr>
          <w:i/>
          <w:iCs/>
        </w:rPr>
        <w:t>Fj</w:t>
      </w:r>
      <w:r w:rsidR="000A605C">
        <w:rPr>
          <w:i/>
          <w:iCs/>
        </w:rPr>
        <w:t>ǫ</w:t>
      </w:r>
      <w:r w:rsidR="000A605C" w:rsidRPr="00C51F25">
        <w:rPr>
          <w:i/>
          <w:iCs/>
        </w:rPr>
        <w:t>lsvinnsmál</w:t>
      </w:r>
      <w:r w:rsidR="000A605C">
        <w:t xml:space="preserve">, and </w:t>
      </w:r>
      <w:r w:rsidR="000A605C" w:rsidRPr="00C51F25">
        <w:rPr>
          <w:i/>
          <w:iCs/>
        </w:rPr>
        <w:t>Hyndluljóð</w:t>
      </w:r>
      <w:r w:rsidR="000A605C">
        <w:t xml:space="preserve"> </w:t>
      </w:r>
      <w:r w:rsidR="00AA7B7B">
        <w:t xml:space="preserve">are included </w:t>
      </w:r>
      <w:r w:rsidR="00224BED">
        <w:t xml:space="preserve">in </w:t>
      </w:r>
      <w:r w:rsidR="000A605C">
        <w:t>Brynjólfur’s order</w:t>
      </w:r>
      <w:r w:rsidR="00E702D6">
        <w:t>,</w:t>
      </w:r>
      <w:r w:rsidR="000A605C">
        <w:t xml:space="preserve"> but </w:t>
      </w:r>
      <w:r w:rsidR="00E702D6">
        <w:t xml:space="preserve">they </w:t>
      </w:r>
      <w:r w:rsidR="001E0531">
        <w:t xml:space="preserve">follow </w:t>
      </w:r>
      <w:r w:rsidR="001E0531">
        <w:rPr>
          <w:i/>
          <w:iCs/>
        </w:rPr>
        <w:t>The Longer Baldrs draumar</w:t>
      </w:r>
      <w:r w:rsidR="001E0531">
        <w:t xml:space="preserve"> rather than </w:t>
      </w:r>
      <w:r w:rsidR="00AA7B7B">
        <w:t>concluding</w:t>
      </w:r>
      <w:r w:rsidR="001E0531">
        <w:t xml:space="preserve"> the </w:t>
      </w:r>
      <w:r w:rsidR="00AA7B7B">
        <w:t>collection</w:t>
      </w:r>
      <w:r w:rsidR="001E0531">
        <w:t xml:space="preserve">. They are followed by </w:t>
      </w:r>
      <w:r w:rsidR="000A605C">
        <w:rPr>
          <w:i/>
          <w:iCs/>
        </w:rPr>
        <w:t>Vǫlundarkviða</w:t>
      </w:r>
      <w:r w:rsidR="000A605C">
        <w:t xml:space="preserve"> and </w:t>
      </w:r>
      <w:r w:rsidR="000A605C">
        <w:rPr>
          <w:i/>
          <w:iCs/>
        </w:rPr>
        <w:t>Alvíssmál</w:t>
      </w:r>
      <w:r w:rsidR="001E0531">
        <w:t xml:space="preserve"> in the order of Árni’s rather than Brynjólfur’s </w:t>
      </w:r>
      <w:r w:rsidR="001E0531">
        <w:rPr>
          <w:i/>
          <w:iCs/>
        </w:rPr>
        <w:t>Sæmundar Edda</w:t>
      </w:r>
      <w:r w:rsidR="001E0531">
        <w:t xml:space="preserve">, and then </w:t>
      </w:r>
      <w:r w:rsidR="000A605C" w:rsidRPr="001E0531">
        <w:rPr>
          <w:i/>
          <w:iCs/>
        </w:rPr>
        <w:t>Hrafnagaldur</w:t>
      </w:r>
      <w:r w:rsidR="001E0531">
        <w:rPr>
          <w:i/>
          <w:iCs/>
        </w:rPr>
        <w:t xml:space="preserve"> Óðins</w:t>
      </w:r>
      <w:r w:rsidR="000A605C">
        <w:t xml:space="preserve">, </w:t>
      </w:r>
      <w:r w:rsidR="000A605C" w:rsidRPr="001E0531">
        <w:rPr>
          <w:i/>
          <w:iCs/>
        </w:rPr>
        <w:t>Heiðreks gátur</w:t>
      </w:r>
      <w:r w:rsidR="001E0531">
        <w:t>,</w:t>
      </w:r>
      <w:r w:rsidR="000A605C">
        <w:t xml:space="preserve"> and </w:t>
      </w:r>
      <w:r w:rsidR="000A605C" w:rsidRPr="001E0531">
        <w:rPr>
          <w:i/>
          <w:iCs/>
        </w:rPr>
        <w:t>Sólarljóð</w:t>
      </w:r>
      <w:r w:rsidR="001E0531">
        <w:t>, not in Brynjólfur’s</w:t>
      </w:r>
      <w:r w:rsidR="00E702D6" w:rsidRPr="00E702D6">
        <w:rPr>
          <w:i/>
          <w:iCs/>
        </w:rPr>
        <w:t xml:space="preserve"> </w:t>
      </w:r>
      <w:r w:rsidR="00E702D6">
        <w:rPr>
          <w:i/>
          <w:iCs/>
        </w:rPr>
        <w:t>Sæmundar Edda</w:t>
      </w:r>
      <w:r w:rsidR="001E0531">
        <w:t>, appear at the end.</w:t>
      </w:r>
      <w:r w:rsidR="000D0164" w:rsidRPr="000D0164">
        <w:t xml:space="preserve"> </w:t>
      </w:r>
    </w:p>
    <w:p w14:paraId="47A0AAF4" w14:textId="77777777" w:rsidR="000A605C" w:rsidRDefault="000A605C" w:rsidP="000A605C"/>
    <w:p w14:paraId="0DB05A61" w14:textId="51C11F25" w:rsidR="00AA7B7B" w:rsidRPr="002B5AFE" w:rsidRDefault="007A415A" w:rsidP="003F2C60">
      <w:r>
        <w:t xml:space="preserve">The variants collated from Eyjólfur’s </w:t>
      </w:r>
      <w:r w:rsidR="00C617AA">
        <w:t>codex</w:t>
      </w:r>
      <w:r>
        <w:t xml:space="preserve"> indicate that it was </w:t>
      </w:r>
      <w:r w:rsidRPr="00A7289B">
        <w:t>similar to Rask 21 a</w:t>
      </w:r>
      <w:r>
        <w:t xml:space="preserve">, which is one of the main manuscripts for Brynjólfur’s </w:t>
      </w:r>
      <w:r>
        <w:rPr>
          <w:i/>
          <w:iCs/>
        </w:rPr>
        <w:t>Sæmundar Edda</w:t>
      </w:r>
      <w:r w:rsidR="003B0A39">
        <w:t>.</w:t>
      </w:r>
      <w:r>
        <w:t xml:space="preserve"> </w:t>
      </w:r>
      <w:r w:rsidR="003B0A39">
        <w:t xml:space="preserve">More </w:t>
      </w:r>
      <w:r w:rsidR="00B31CFA">
        <w:t>specifically</w:t>
      </w:r>
      <w:r w:rsidR="003B0A39">
        <w:t xml:space="preserve">, Eyjólfur had a </w:t>
      </w:r>
      <w:r w:rsidR="003B0A39">
        <w:rPr>
          <w:i/>
          <w:iCs/>
        </w:rPr>
        <w:t>Sæmundar Edda</w:t>
      </w:r>
      <w:r w:rsidR="003B0A39">
        <w:t xml:space="preserve"> of the type preserved in NKS 1868 4to (when its leaves were in order)</w:t>
      </w:r>
      <w:r w:rsidR="00B05021">
        <w:t xml:space="preserve">, indicated both by its organization and also, for example, the distinctive expansion in </w:t>
      </w:r>
      <w:r w:rsidR="00B05021">
        <w:rPr>
          <w:i/>
          <w:iCs/>
        </w:rPr>
        <w:t>Vafþrúðnismál</w:t>
      </w:r>
      <w:r w:rsidR="00B05021">
        <w:t xml:space="preserve"> (</w:t>
      </w:r>
      <w:r w:rsidR="00B05021">
        <w:rPr>
          <w:i/>
          <w:iCs/>
        </w:rPr>
        <w:t>Vm</w:t>
      </w:r>
      <w:r w:rsidR="00B05021">
        <w:t xml:space="preserve"> 31). </w:t>
      </w:r>
      <w:r w:rsidR="00224BED" w:rsidRPr="00A7289B">
        <w:t>Rask 21 a</w:t>
      </w:r>
      <w:r w:rsidR="00224BED">
        <w:t xml:space="preserve"> and the closely related AM 738 4to lack the heroic eddic materials and </w:t>
      </w:r>
      <w:r w:rsidR="00224BED">
        <w:rPr>
          <w:i/>
          <w:iCs/>
        </w:rPr>
        <w:t>Vǫlundarkviða</w:t>
      </w:r>
      <w:r w:rsidR="00224BED">
        <w:t xml:space="preserve">. Instead, between the end of </w:t>
      </w:r>
      <w:r w:rsidR="00224BED">
        <w:rPr>
          <w:i/>
          <w:iCs/>
        </w:rPr>
        <w:t>Alvíssmál</w:t>
      </w:r>
      <w:r w:rsidR="00224BED">
        <w:t xml:space="preserve"> and the prose introduction to </w:t>
      </w:r>
      <w:r w:rsidR="00224BED">
        <w:rPr>
          <w:i/>
          <w:iCs/>
        </w:rPr>
        <w:t xml:space="preserve">Grottasǫngr </w:t>
      </w:r>
      <w:r w:rsidR="00224BED">
        <w:t xml:space="preserve">is written “Here, much below is absent”, while both Rask 21 a (8v) and AM 738 4to (78r) include a table of contents with marks around the omitted texts. “Her er margt undann fellt” appears in the same place like a section title in NKS 1868 4to, but </w:t>
      </w:r>
      <w:r w:rsidR="00224BED" w:rsidRPr="00C51F25">
        <w:rPr>
          <w:i/>
          <w:iCs/>
        </w:rPr>
        <w:t>Grottas</w:t>
      </w:r>
      <w:r w:rsidR="00224BED">
        <w:rPr>
          <w:i/>
          <w:iCs/>
        </w:rPr>
        <w:t>ǫ</w:t>
      </w:r>
      <w:r w:rsidR="00224BED" w:rsidRPr="00C51F25">
        <w:rPr>
          <w:i/>
          <w:iCs/>
        </w:rPr>
        <w:t>ngr</w:t>
      </w:r>
      <w:r w:rsidR="00224BED">
        <w:t xml:space="preserve">, </w:t>
      </w:r>
      <w:r w:rsidR="00224BED" w:rsidRPr="00C51F25">
        <w:rPr>
          <w:i/>
          <w:iCs/>
        </w:rPr>
        <w:t>Grógaldr</w:t>
      </w:r>
      <w:r w:rsidR="00224BED">
        <w:t xml:space="preserve">, </w:t>
      </w:r>
      <w:r w:rsidR="00224BED" w:rsidRPr="00C51F25">
        <w:rPr>
          <w:i/>
          <w:iCs/>
        </w:rPr>
        <w:t>Fj</w:t>
      </w:r>
      <w:r w:rsidR="00224BED">
        <w:rPr>
          <w:i/>
          <w:iCs/>
        </w:rPr>
        <w:t>ǫ</w:t>
      </w:r>
      <w:r w:rsidR="00224BED" w:rsidRPr="00C51F25">
        <w:rPr>
          <w:i/>
          <w:iCs/>
        </w:rPr>
        <w:t>lsvinnsmál</w:t>
      </w:r>
      <w:r w:rsidR="00224BED">
        <w:t xml:space="preserve">, and </w:t>
      </w:r>
      <w:r w:rsidR="00224BED" w:rsidRPr="00C51F25">
        <w:rPr>
          <w:i/>
          <w:iCs/>
        </w:rPr>
        <w:t>Hyndluljóð</w:t>
      </w:r>
      <w:r w:rsidR="00224BED">
        <w:t xml:space="preserve"> are followed by the heroic material absent from Rask 21a, added at some point from another manuscript. Jón Egilsson’s </w:t>
      </w:r>
      <w:r w:rsidR="00224BED">
        <w:rPr>
          <w:i/>
          <w:iCs/>
        </w:rPr>
        <w:t>Sæmundar Edda</w:t>
      </w:r>
      <w:r w:rsidR="00224BED">
        <w:t xml:space="preserve"> has “Her er mart undan felt” at the beginning of </w:t>
      </w:r>
      <w:r w:rsidR="00224BED">
        <w:rPr>
          <w:i/>
          <w:iCs/>
        </w:rPr>
        <w:t>Grottasǫngr</w:t>
      </w:r>
      <w:r w:rsidR="00224BED">
        <w:t xml:space="preserve"> and includes variants </w:t>
      </w:r>
      <w:r w:rsidR="00B05021">
        <w:t xml:space="preserve">from </w:t>
      </w:r>
      <w:r w:rsidR="00224BED">
        <w:t>Eyjólfur’s codex</w:t>
      </w:r>
      <w:r w:rsidR="00B05021">
        <w:t xml:space="preserve"> also for the heroic material. </w:t>
      </w:r>
      <w:r w:rsidR="002B5AFE">
        <w:t>That</w:t>
      </w:r>
      <w:r w:rsidR="00B05021">
        <w:t xml:space="preserve"> </w:t>
      </w:r>
      <w:r w:rsidR="002B5AFE">
        <w:rPr>
          <w:i/>
          <w:iCs/>
        </w:rPr>
        <w:t>Alvíssmál</w:t>
      </w:r>
      <w:r w:rsidR="002B5AFE">
        <w:t xml:space="preserve"> follows </w:t>
      </w:r>
      <w:r w:rsidR="002B5AFE">
        <w:rPr>
          <w:i/>
          <w:iCs/>
        </w:rPr>
        <w:t>Vǫlundarkviða</w:t>
      </w:r>
      <w:r w:rsidR="002B5AFE">
        <w:t xml:space="preserve"> rather than </w:t>
      </w:r>
      <w:r w:rsidR="002B5AFE">
        <w:rPr>
          <w:i/>
          <w:iCs/>
        </w:rPr>
        <w:t>Baldrs draumar</w:t>
      </w:r>
      <w:r w:rsidR="002B5AFE">
        <w:t xml:space="preserve"> </w:t>
      </w:r>
      <w:r w:rsidR="00B05021">
        <w:t>in</w:t>
      </w:r>
      <w:r w:rsidR="00B05021" w:rsidRPr="00B05021">
        <w:t xml:space="preserve"> </w:t>
      </w:r>
      <w:r w:rsidR="00B05021">
        <w:t xml:space="preserve">Jón’s </w:t>
      </w:r>
      <w:r w:rsidR="00B05021">
        <w:rPr>
          <w:i/>
          <w:iCs/>
        </w:rPr>
        <w:t>Sæmundar Edda</w:t>
      </w:r>
      <w:r w:rsidR="00B05021">
        <w:t xml:space="preserve"> </w:t>
      </w:r>
      <w:r w:rsidR="000A25D0">
        <w:t>indicat</w:t>
      </w:r>
      <w:r w:rsidR="002B5AFE">
        <w:t>es</w:t>
      </w:r>
      <w:r w:rsidR="000A25D0">
        <w:t xml:space="preserve"> that the compiler</w:t>
      </w:r>
      <w:r w:rsidR="00AA7B7B">
        <w:t xml:space="preserve"> was only expanding Þórður’s</w:t>
      </w:r>
      <w:r w:rsidR="00AA7B7B" w:rsidRPr="000A25D0">
        <w:rPr>
          <w:i/>
          <w:iCs/>
        </w:rPr>
        <w:t xml:space="preserve"> </w:t>
      </w:r>
      <w:r w:rsidR="00AA7B7B">
        <w:rPr>
          <w:i/>
          <w:iCs/>
        </w:rPr>
        <w:t>Sæmundar Edda</w:t>
      </w:r>
      <w:r w:rsidR="00AA7B7B">
        <w:t xml:space="preserve"> with absent material </w:t>
      </w:r>
      <w:r w:rsidR="00446102">
        <w:t>without</w:t>
      </w:r>
      <w:r w:rsidR="00AA7B7B">
        <w:t xml:space="preserve"> reorganizing it</w:t>
      </w:r>
      <w:r w:rsidR="00446102">
        <w:t xml:space="preserve">. </w:t>
      </w:r>
      <w:r w:rsidR="00704AD1" w:rsidRPr="001E0531">
        <w:rPr>
          <w:i/>
          <w:iCs/>
        </w:rPr>
        <w:t>Hrafnagaldur</w:t>
      </w:r>
      <w:r w:rsidR="00704AD1">
        <w:rPr>
          <w:i/>
          <w:iCs/>
        </w:rPr>
        <w:t xml:space="preserve"> Óðins</w:t>
      </w:r>
      <w:r w:rsidR="00704AD1">
        <w:t xml:space="preserve">, </w:t>
      </w:r>
      <w:r w:rsidR="00704AD1" w:rsidRPr="001E0531">
        <w:rPr>
          <w:i/>
          <w:iCs/>
        </w:rPr>
        <w:t>Heiðreks gátur</w:t>
      </w:r>
      <w:r w:rsidR="00704AD1">
        <w:t xml:space="preserve">, and/or </w:t>
      </w:r>
      <w:r w:rsidR="00704AD1" w:rsidRPr="001E0531">
        <w:rPr>
          <w:i/>
          <w:iCs/>
        </w:rPr>
        <w:t>Sólarljóð</w:t>
      </w:r>
      <w:r w:rsidR="00704AD1">
        <w:t xml:space="preserve"> </w:t>
      </w:r>
      <w:r w:rsidR="002B5AFE">
        <w:t>a</w:t>
      </w:r>
      <w:r w:rsidR="00704AD1">
        <w:t xml:space="preserve">re </w:t>
      </w:r>
      <w:r w:rsidR="002B5AFE">
        <w:t>not included in NKS 1868 4to</w:t>
      </w:r>
      <w:r w:rsidR="00704AD1">
        <w:t xml:space="preserve">. The mention of the use of Bjarni Halldórsson’s manuscripts </w:t>
      </w:r>
      <w:r w:rsidR="002B5AFE">
        <w:t xml:space="preserve">probably </w:t>
      </w:r>
      <w:r w:rsidR="00704AD1">
        <w:t>refer</w:t>
      </w:r>
      <w:r w:rsidR="002B5AFE">
        <w:t>s</w:t>
      </w:r>
      <w:r w:rsidR="00704AD1">
        <w:t xml:space="preserve"> to the sources for these texts </w:t>
      </w:r>
      <w:r w:rsidR="00B05021">
        <w:t xml:space="preserve">in the </w:t>
      </w:r>
      <w:r w:rsidR="00B05021" w:rsidRPr="00797AC9">
        <w:t>Jón</w:t>
      </w:r>
      <w:r w:rsidR="00B05021">
        <w:t xml:space="preserve">’s </w:t>
      </w:r>
      <w:r w:rsidR="00B05021">
        <w:rPr>
          <w:i/>
          <w:iCs/>
        </w:rPr>
        <w:t>Sæmundar Edda</w:t>
      </w:r>
      <w:r w:rsidR="00B05021">
        <w:t xml:space="preserve"> </w:t>
      </w:r>
      <w:r w:rsidR="00704AD1">
        <w:t xml:space="preserve">and perhaps the </w:t>
      </w:r>
      <w:r w:rsidR="00C8148D">
        <w:t xml:space="preserve">collated variant readings </w:t>
      </w:r>
      <w:r w:rsidR="002B5AFE">
        <w:t>that are included</w:t>
      </w:r>
      <w:r w:rsidR="00C8148D">
        <w:t xml:space="preserve">. </w:t>
      </w:r>
      <w:r w:rsidR="00704AD1">
        <w:t xml:space="preserve"> </w:t>
      </w:r>
    </w:p>
    <w:p w14:paraId="63857DE3" w14:textId="77777777" w:rsidR="000A25D0" w:rsidRDefault="000A25D0" w:rsidP="00D87A39"/>
    <w:p w14:paraId="359E084C" w14:textId="2363309F" w:rsidR="00B66CEE" w:rsidRPr="001A7220" w:rsidRDefault="00C8148D" w:rsidP="002749B4">
      <w:r>
        <w:t xml:space="preserve">Three copies of </w:t>
      </w:r>
      <w:r w:rsidRPr="00797AC9">
        <w:t>Jón</w:t>
      </w:r>
      <w:r>
        <w:t xml:space="preserve">’s </w:t>
      </w:r>
      <w:r>
        <w:rPr>
          <w:i/>
          <w:iCs/>
        </w:rPr>
        <w:t>Sæmundar Edda</w:t>
      </w:r>
      <w:r>
        <w:t xml:space="preserve"> were previously known: NKS 1109 fol., Thott 773 a fol., and Thott 1492 fol. </w:t>
      </w:r>
      <w:r w:rsidR="003F2C60">
        <w:t xml:space="preserve">NKS 1109 fol. and Thott 773 a fol. are </w:t>
      </w:r>
      <w:r w:rsidR="00B66CEE">
        <w:t>closely related. Robinson identifies them as independent copies by the same scribe of a common exemplar</w:t>
      </w:r>
      <w:r w:rsidR="00AE50DB">
        <w:t xml:space="preserve"> (1991, 444–</w:t>
      </w:r>
      <w:r w:rsidR="00AE50DB">
        <w:lastRenderedPageBreak/>
        <w:t xml:space="preserve">445). </w:t>
      </w:r>
      <w:r w:rsidR="00AE50DB" w:rsidRPr="000600FF">
        <w:t>Access. 64</w:t>
      </w:r>
      <w:r w:rsidR="00AE50DB">
        <w:t xml:space="preserve"> </w:t>
      </w:r>
      <w:r w:rsidR="00FE758D">
        <w:t>has</w:t>
      </w:r>
      <w:r w:rsidR="00AE50DB">
        <w:t xml:space="preserve"> common features with Thott 1492 fol. that contrast with NKS 1109 fol. and Thott 773 a fol.</w:t>
      </w:r>
      <w:r w:rsidR="00FE758D">
        <w:t xml:space="preserve">, such as the note at the </w:t>
      </w:r>
      <w:r w:rsidR="00B6105E">
        <w:t>opening</w:t>
      </w:r>
      <w:r w:rsidR="00FE758D">
        <w:t xml:space="preserve"> of </w:t>
      </w:r>
      <w:r w:rsidR="00B6105E">
        <w:rPr>
          <w:i/>
          <w:iCs/>
        </w:rPr>
        <w:t>Vm</w:t>
      </w:r>
      <w:r w:rsidR="00FE758D">
        <w:t xml:space="preserve"> 6 or the omission of “Here, much below is absent” from the latter pair of manuscripts. </w:t>
      </w:r>
      <w:r w:rsidR="00FE758D" w:rsidRPr="000600FF">
        <w:t>Access. 64</w:t>
      </w:r>
      <w:r w:rsidR="00FE758D">
        <w:t xml:space="preserve"> also exhibits features shared with examples of Þórður’s </w:t>
      </w:r>
      <w:r w:rsidR="00FE758D">
        <w:rPr>
          <w:i/>
          <w:iCs/>
        </w:rPr>
        <w:t>Sæmundar Edda</w:t>
      </w:r>
      <w:r w:rsidR="00FE758D">
        <w:t xml:space="preserve"> but not found in the other three manuscripts, such a note to the opening </w:t>
      </w:r>
      <w:r w:rsidR="00B6105E">
        <w:rPr>
          <w:i/>
          <w:iCs/>
        </w:rPr>
        <w:t xml:space="preserve">Vm </w:t>
      </w:r>
      <w:r w:rsidR="00B6105E">
        <w:t xml:space="preserve">1. </w:t>
      </w:r>
      <w:r w:rsidR="001A7220">
        <w:t xml:space="preserve">Such features also appear at the level of orthography (e.g. “þęr” versus “þær” in a note to </w:t>
      </w:r>
      <w:r w:rsidR="001A7220">
        <w:rPr>
          <w:i/>
          <w:iCs/>
        </w:rPr>
        <w:t>Vm</w:t>
      </w:r>
      <w:r w:rsidR="001A7220">
        <w:t xml:space="preserve"> 49) and formal features (e.g. using “(: … :)” rather than “/ … /” in a note to </w:t>
      </w:r>
      <w:r w:rsidR="001A7220">
        <w:rPr>
          <w:i/>
          <w:iCs/>
        </w:rPr>
        <w:t>Vm</w:t>
      </w:r>
      <w:r w:rsidR="001A7220">
        <w:t xml:space="preserve"> 44). </w:t>
      </w:r>
      <w:r w:rsidR="00B6105E">
        <w:t xml:space="preserve">Conversely, the other three manuscripts label the note to </w:t>
      </w:r>
      <w:r w:rsidR="00B6105E">
        <w:rPr>
          <w:i/>
          <w:iCs/>
        </w:rPr>
        <w:t>Vm</w:t>
      </w:r>
      <w:r w:rsidR="00B6105E">
        <w:t xml:space="preserve"> 53 as “al.”, although there is no corresponding note in Þórður’s </w:t>
      </w:r>
      <w:r w:rsidR="00B6105E">
        <w:rPr>
          <w:i/>
          <w:iCs/>
        </w:rPr>
        <w:t>Sæmundar Edda</w:t>
      </w:r>
      <w:r w:rsidR="002749B4">
        <w:t xml:space="preserve">, whereas </w:t>
      </w:r>
      <w:r w:rsidR="002749B4" w:rsidRPr="000600FF">
        <w:t>Access. 64</w:t>
      </w:r>
      <w:r w:rsidR="002749B4">
        <w:t xml:space="preserve"> labels this </w:t>
      </w:r>
      <w:r w:rsidR="00B6105E">
        <w:t>“C. E.”</w:t>
      </w:r>
      <w:r w:rsidR="002749B4">
        <w:t>,</w:t>
      </w:r>
      <w:r w:rsidR="00B6105E">
        <w:t xml:space="preserve"> </w:t>
      </w:r>
      <w:r w:rsidR="002749B4">
        <w:t xml:space="preserve">consistent with other added notes. </w:t>
      </w:r>
      <w:r w:rsidR="00B05021" w:rsidRPr="00797AC9">
        <w:t>Jón</w:t>
      </w:r>
      <w:r w:rsidR="00B05021">
        <w:t xml:space="preserve">’s is potentially the most diversely collated </w:t>
      </w:r>
      <w:r w:rsidR="00B05021">
        <w:rPr>
          <w:i/>
          <w:iCs/>
        </w:rPr>
        <w:t>Sæmundar Edda</w:t>
      </w:r>
      <w:r w:rsidR="00B05021">
        <w:t xml:space="preserve"> ever produced, and </w:t>
      </w:r>
      <w:r w:rsidR="001A7220" w:rsidRPr="000600FF">
        <w:t>Access. 64</w:t>
      </w:r>
      <w:r w:rsidR="001A7220">
        <w:t xml:space="preserve"> </w:t>
      </w:r>
      <w:r w:rsidR="00B05021">
        <w:t xml:space="preserve">is, at least in places, a more accurate representation of </w:t>
      </w:r>
      <w:r w:rsidR="00B05021" w:rsidRPr="00797AC9">
        <w:t>Jón</w:t>
      </w:r>
      <w:r w:rsidR="00B05021">
        <w:t>’s</w:t>
      </w:r>
      <w:r w:rsidR="00B05021" w:rsidRPr="00B05021">
        <w:rPr>
          <w:i/>
          <w:iCs/>
        </w:rPr>
        <w:t xml:space="preserve"> </w:t>
      </w:r>
      <w:r w:rsidR="00B05021">
        <w:rPr>
          <w:i/>
          <w:iCs/>
        </w:rPr>
        <w:t>Sæmundar Edda</w:t>
      </w:r>
      <w:r w:rsidR="00B05021">
        <w:t xml:space="preserve"> than any other that survives</w:t>
      </w:r>
      <w:r w:rsidR="001A7220">
        <w:t>.</w:t>
      </w:r>
    </w:p>
    <w:p w14:paraId="5216AB5D" w14:textId="77777777" w:rsidR="00B66CEE" w:rsidRDefault="00B66CEE" w:rsidP="0083540E"/>
    <w:p w14:paraId="6CAC7503" w14:textId="77777777" w:rsidR="0002001B" w:rsidRDefault="0002001B"/>
    <w:sectPr w:rsidR="0002001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Seán Vrieland" w:date="2025-09-02T16:23:00Z" w:initials="SV">
    <w:p w14:paraId="2AB944BB" w14:textId="77777777" w:rsidR="00502700" w:rsidRDefault="00502700" w:rsidP="00502700">
      <w:r>
        <w:rPr>
          <w:rStyle w:val="CommentReference"/>
        </w:rPr>
        <w:annotationRef/>
      </w:r>
      <w:r>
        <w:rPr>
          <w:sz w:val="20"/>
          <w:szCs w:val="20"/>
        </w:rPr>
        <w:t>or wrote?</w:t>
      </w:r>
    </w:p>
  </w:comment>
  <w:comment w:id="21" w:author="Seán Vrieland" w:date="2025-09-02T16:25:00Z" w:initials="SV">
    <w:p w14:paraId="1381CC00" w14:textId="77777777" w:rsidR="00502700" w:rsidRDefault="00502700" w:rsidP="00502700">
      <w:r>
        <w:rPr>
          <w:rStyle w:val="CommentReference"/>
        </w:rPr>
        <w:annotationRef/>
      </w:r>
      <w:r>
        <w:rPr>
          <w:sz w:val="20"/>
          <w:szCs w:val="20"/>
        </w:rPr>
        <w:t>can this be made less heavy?</w:t>
      </w:r>
    </w:p>
  </w:comment>
  <w:comment w:id="25" w:author="Seán Vrieland" w:date="2025-09-02T16:25:00Z" w:initials="SV">
    <w:p w14:paraId="7E808F6B" w14:textId="77777777" w:rsidR="00502700" w:rsidRDefault="00502700" w:rsidP="00502700">
      <w:r>
        <w:rPr>
          <w:rStyle w:val="CommentReference"/>
        </w:rPr>
        <w:annotationRef/>
      </w:r>
      <w:r>
        <w:rPr>
          <w:sz w:val="20"/>
          <w:szCs w:val="20"/>
        </w:rPr>
        <w:t>Surely the previous?</w:t>
      </w:r>
    </w:p>
  </w:comment>
  <w:comment w:id="28" w:author="Seán Vrieland" w:date="2025-09-02T16:26:00Z" w:initials="SV">
    <w:p w14:paraId="4C5F4A91" w14:textId="77777777" w:rsidR="00502700" w:rsidRDefault="00502700" w:rsidP="00502700">
      <w:r>
        <w:rPr>
          <w:rStyle w:val="CommentReference"/>
        </w:rPr>
        <w:annotationRef/>
      </w:r>
      <w:r>
        <w:rPr>
          <w:sz w:val="20"/>
          <w:szCs w:val="20"/>
        </w:rPr>
        <w:t>What photocopy?</w:t>
      </w:r>
    </w:p>
  </w:comment>
  <w:comment w:id="35" w:author="Seán Vrieland" w:date="2025-09-02T17:20:00Z" w:initials="SV">
    <w:p w14:paraId="2C812826" w14:textId="77777777" w:rsidR="0097174B" w:rsidRDefault="0097174B" w:rsidP="0097174B">
      <w:r>
        <w:rPr>
          <w:rStyle w:val="CommentReference"/>
        </w:rPr>
        <w:annotationRef/>
      </w:r>
      <w:r>
        <w:rPr>
          <w:sz w:val="20"/>
          <w:szCs w:val="20"/>
        </w:rPr>
        <w:t>Is this not Brynjólfur?</w:t>
      </w:r>
    </w:p>
  </w:comment>
  <w:comment w:id="41" w:author="Seán Vrieland" w:date="2025-09-02T16:47:00Z" w:initials="SV">
    <w:p w14:paraId="6CD06362" w14:textId="6CB39EEE" w:rsidR="00061502" w:rsidRDefault="00061502" w:rsidP="00061502">
      <w:r>
        <w:rPr>
          <w:rStyle w:val="CommentReference"/>
        </w:rPr>
        <w:annotationRef/>
      </w:r>
      <w:r>
        <w:rPr>
          <w:sz w:val="20"/>
          <w:szCs w:val="20"/>
        </w:rPr>
        <w:t>This one is not mentioned yet in the text</w:t>
      </w:r>
    </w:p>
  </w:comment>
  <w:comment w:id="64" w:author="Seán Vrieland" w:date="2025-09-02T17:17:00Z" w:initials="SV">
    <w:p w14:paraId="2BEE7F6E" w14:textId="77777777" w:rsidR="0097174B" w:rsidRDefault="0097174B" w:rsidP="0097174B">
      <w:r>
        <w:rPr>
          <w:rStyle w:val="CommentReference"/>
        </w:rPr>
        <w:annotationRef/>
      </w:r>
      <w:r>
        <w:rPr>
          <w:sz w:val="20"/>
          <w:szCs w:val="20"/>
        </w:rPr>
        <w:t>Short explanation, e.g. where this lacuna 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B944BB" w15:done="0"/>
  <w15:commentEx w15:paraId="1381CC00" w15:done="0"/>
  <w15:commentEx w15:paraId="7E808F6B" w15:done="0"/>
  <w15:commentEx w15:paraId="4C5F4A91" w15:done="0"/>
  <w15:commentEx w15:paraId="2C812826" w15:done="0"/>
  <w15:commentEx w15:paraId="6CD06362" w15:done="0"/>
  <w15:commentEx w15:paraId="2BEE7F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B76F38" w16cex:dateUtc="2025-09-02T14:23:00Z"/>
  <w16cex:commentExtensible w16cex:durableId="149FA1D3" w16cex:dateUtc="2025-09-02T14:25:00Z"/>
  <w16cex:commentExtensible w16cex:durableId="33BCBFB5" w16cex:dateUtc="2025-09-02T14:25:00Z"/>
  <w16cex:commentExtensible w16cex:durableId="2CBEF839" w16cex:dateUtc="2025-09-02T14:26:00Z"/>
  <w16cex:commentExtensible w16cex:durableId="30F74DD2" w16cex:dateUtc="2025-09-02T15:20:00Z"/>
  <w16cex:commentExtensible w16cex:durableId="4BB5F981" w16cex:dateUtc="2025-09-02T14:47:00Z"/>
  <w16cex:commentExtensible w16cex:durableId="07C0598D" w16cex:dateUtc="2025-09-02T15: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B944BB" w16cid:durableId="4AB76F38"/>
  <w16cid:commentId w16cid:paraId="1381CC00" w16cid:durableId="149FA1D3"/>
  <w16cid:commentId w16cid:paraId="7E808F6B" w16cid:durableId="33BCBFB5"/>
  <w16cid:commentId w16cid:paraId="4C5F4A91" w16cid:durableId="2CBEF839"/>
  <w16cid:commentId w16cid:paraId="2C812826" w16cid:durableId="30F74DD2"/>
  <w16cid:commentId w16cid:paraId="6CD06362" w16cid:durableId="4BB5F981"/>
  <w16cid:commentId w16cid:paraId="2BEE7F6E" w16cid:durableId="07C059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án Vrieland">
    <w15:presenceInfo w15:providerId="AD" w15:userId="S::sfd989@ku.dk::eba661c1-7c13-49b0-b9b2-a05ed24d79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1B"/>
    <w:rsid w:val="0002001B"/>
    <w:rsid w:val="00023E90"/>
    <w:rsid w:val="00045828"/>
    <w:rsid w:val="000600FF"/>
    <w:rsid w:val="00061502"/>
    <w:rsid w:val="00080F87"/>
    <w:rsid w:val="00085F50"/>
    <w:rsid w:val="000873C5"/>
    <w:rsid w:val="00091F35"/>
    <w:rsid w:val="0009426E"/>
    <w:rsid w:val="000A25D0"/>
    <w:rsid w:val="000A605C"/>
    <w:rsid w:val="000C181F"/>
    <w:rsid w:val="000D0164"/>
    <w:rsid w:val="000F3456"/>
    <w:rsid w:val="000F6907"/>
    <w:rsid w:val="00101AD9"/>
    <w:rsid w:val="001028BC"/>
    <w:rsid w:val="00110288"/>
    <w:rsid w:val="001209B7"/>
    <w:rsid w:val="00121915"/>
    <w:rsid w:val="00126F84"/>
    <w:rsid w:val="00142157"/>
    <w:rsid w:val="00147EEB"/>
    <w:rsid w:val="001860ED"/>
    <w:rsid w:val="001A0165"/>
    <w:rsid w:val="001A276E"/>
    <w:rsid w:val="001A349A"/>
    <w:rsid w:val="001A7220"/>
    <w:rsid w:val="001E0531"/>
    <w:rsid w:val="00224BED"/>
    <w:rsid w:val="00232DC6"/>
    <w:rsid w:val="0024177D"/>
    <w:rsid w:val="002541F7"/>
    <w:rsid w:val="002607BF"/>
    <w:rsid w:val="00271E34"/>
    <w:rsid w:val="002749B4"/>
    <w:rsid w:val="0028016E"/>
    <w:rsid w:val="002B5AA9"/>
    <w:rsid w:val="002B5AFE"/>
    <w:rsid w:val="002B78CE"/>
    <w:rsid w:val="002D415F"/>
    <w:rsid w:val="0030034D"/>
    <w:rsid w:val="00312821"/>
    <w:rsid w:val="00331A6F"/>
    <w:rsid w:val="00332750"/>
    <w:rsid w:val="00347C65"/>
    <w:rsid w:val="00366E8C"/>
    <w:rsid w:val="003B0A39"/>
    <w:rsid w:val="003D4A24"/>
    <w:rsid w:val="003E2C08"/>
    <w:rsid w:val="003E73D8"/>
    <w:rsid w:val="003F2C60"/>
    <w:rsid w:val="003F3485"/>
    <w:rsid w:val="00420A60"/>
    <w:rsid w:val="0043256C"/>
    <w:rsid w:val="00446102"/>
    <w:rsid w:val="00456299"/>
    <w:rsid w:val="004738DF"/>
    <w:rsid w:val="0048559F"/>
    <w:rsid w:val="004873BC"/>
    <w:rsid w:val="004E3895"/>
    <w:rsid w:val="00502700"/>
    <w:rsid w:val="00522752"/>
    <w:rsid w:val="00553801"/>
    <w:rsid w:val="00567DC9"/>
    <w:rsid w:val="005777B4"/>
    <w:rsid w:val="00595B95"/>
    <w:rsid w:val="005C3013"/>
    <w:rsid w:val="005F387D"/>
    <w:rsid w:val="006010E0"/>
    <w:rsid w:val="00622338"/>
    <w:rsid w:val="006229C9"/>
    <w:rsid w:val="0063188C"/>
    <w:rsid w:val="00641CE5"/>
    <w:rsid w:val="0065230C"/>
    <w:rsid w:val="006554E5"/>
    <w:rsid w:val="00685BCE"/>
    <w:rsid w:val="006965A1"/>
    <w:rsid w:val="006A2BB2"/>
    <w:rsid w:val="006A4E46"/>
    <w:rsid w:val="006E2B12"/>
    <w:rsid w:val="006E7B2C"/>
    <w:rsid w:val="007009D8"/>
    <w:rsid w:val="00704AD1"/>
    <w:rsid w:val="007061FB"/>
    <w:rsid w:val="007324D3"/>
    <w:rsid w:val="00743345"/>
    <w:rsid w:val="00762889"/>
    <w:rsid w:val="00776C8D"/>
    <w:rsid w:val="00792BC0"/>
    <w:rsid w:val="00797AC9"/>
    <w:rsid w:val="007A415A"/>
    <w:rsid w:val="007A72C4"/>
    <w:rsid w:val="007B22E0"/>
    <w:rsid w:val="007B2F36"/>
    <w:rsid w:val="007C1558"/>
    <w:rsid w:val="007D407B"/>
    <w:rsid w:val="007D5EA7"/>
    <w:rsid w:val="007D65A6"/>
    <w:rsid w:val="00817F01"/>
    <w:rsid w:val="008328C8"/>
    <w:rsid w:val="0083540E"/>
    <w:rsid w:val="008441FC"/>
    <w:rsid w:val="00870F7D"/>
    <w:rsid w:val="0089764E"/>
    <w:rsid w:val="008C7DF9"/>
    <w:rsid w:val="00904EDA"/>
    <w:rsid w:val="00914F7C"/>
    <w:rsid w:val="00965492"/>
    <w:rsid w:val="0097174B"/>
    <w:rsid w:val="00971D24"/>
    <w:rsid w:val="009A3551"/>
    <w:rsid w:val="009B5ECD"/>
    <w:rsid w:val="009E22EA"/>
    <w:rsid w:val="009F3AF9"/>
    <w:rsid w:val="009F58ED"/>
    <w:rsid w:val="00A62CFF"/>
    <w:rsid w:val="00A631C3"/>
    <w:rsid w:val="00A7289B"/>
    <w:rsid w:val="00AA2D76"/>
    <w:rsid w:val="00AA7B7B"/>
    <w:rsid w:val="00AE50DB"/>
    <w:rsid w:val="00AF2B32"/>
    <w:rsid w:val="00B05021"/>
    <w:rsid w:val="00B066CA"/>
    <w:rsid w:val="00B31CFA"/>
    <w:rsid w:val="00B4069C"/>
    <w:rsid w:val="00B45230"/>
    <w:rsid w:val="00B51080"/>
    <w:rsid w:val="00B6105E"/>
    <w:rsid w:val="00B66CEE"/>
    <w:rsid w:val="00B72811"/>
    <w:rsid w:val="00B77CED"/>
    <w:rsid w:val="00B91606"/>
    <w:rsid w:val="00BE4524"/>
    <w:rsid w:val="00C11631"/>
    <w:rsid w:val="00C21AD6"/>
    <w:rsid w:val="00C41259"/>
    <w:rsid w:val="00C506BA"/>
    <w:rsid w:val="00C51F25"/>
    <w:rsid w:val="00C617AA"/>
    <w:rsid w:val="00C7395B"/>
    <w:rsid w:val="00C8148D"/>
    <w:rsid w:val="00CE06DD"/>
    <w:rsid w:val="00D13EDA"/>
    <w:rsid w:val="00D20AC2"/>
    <w:rsid w:val="00D87A39"/>
    <w:rsid w:val="00D87ABE"/>
    <w:rsid w:val="00D9333A"/>
    <w:rsid w:val="00DA1010"/>
    <w:rsid w:val="00E131A1"/>
    <w:rsid w:val="00E40F53"/>
    <w:rsid w:val="00E702D6"/>
    <w:rsid w:val="00E91BAA"/>
    <w:rsid w:val="00EB29A0"/>
    <w:rsid w:val="00EB6B7C"/>
    <w:rsid w:val="00EF160F"/>
    <w:rsid w:val="00F15365"/>
    <w:rsid w:val="00F25229"/>
    <w:rsid w:val="00F42D1A"/>
    <w:rsid w:val="00F46671"/>
    <w:rsid w:val="00F51210"/>
    <w:rsid w:val="00F72287"/>
    <w:rsid w:val="00F87973"/>
    <w:rsid w:val="00FC1236"/>
    <w:rsid w:val="00FE758D"/>
    <w:rsid w:val="00FE785F"/>
    <w:rsid w:val="00FF6424"/>
    <w:rsid w:val="00FF6468"/>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decimalSymbol w:val=","/>
  <w:listSeparator w:val=","/>
  <w14:docId w14:val="19476458"/>
  <w15:chartTrackingRefBased/>
  <w15:docId w15:val="{C2101BA0-89C6-574D-9F9E-B9AAD10EF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299"/>
    <w:rPr>
      <w:rFonts w:ascii="Times" w:hAnsi="Times"/>
      <w:kern w:val="0"/>
      <w:lang w:val="en-GB"/>
      <w14:ligatures w14:val="none"/>
    </w:rPr>
  </w:style>
  <w:style w:type="paragraph" w:styleId="Heading1">
    <w:name w:val="heading 1"/>
    <w:basedOn w:val="Normal"/>
    <w:next w:val="Normal"/>
    <w:link w:val="Heading1Char"/>
    <w:uiPriority w:val="9"/>
    <w:rsid w:val="007B2F36"/>
    <w:pPr>
      <w:keepNext/>
      <w:keepLines/>
      <w:jc w:val="center"/>
      <w:outlineLvl w:val="0"/>
    </w:pPr>
    <w:rPr>
      <w:rFonts w:eastAsiaTheme="majorEastAsia" w:cstheme="majorBidi"/>
      <w:b/>
      <w:sz w:val="28"/>
      <w:szCs w:val="32"/>
    </w:rPr>
  </w:style>
  <w:style w:type="paragraph" w:styleId="Heading2">
    <w:name w:val="heading 2"/>
    <w:basedOn w:val="Normal"/>
    <w:next w:val="Normal"/>
    <w:link w:val="Heading2Char"/>
    <w:uiPriority w:val="9"/>
    <w:semiHidden/>
    <w:unhideWhenUsed/>
    <w:rsid w:val="007B2F36"/>
    <w:pPr>
      <w:keepNext/>
      <w:keepLines/>
      <w:snapToGrid w:val="0"/>
      <w:spacing w:before="40" w:after="200"/>
      <w:jc w:val="center"/>
      <w:outlineLvl w:val="1"/>
    </w:pPr>
    <w:rPr>
      <w:rFonts w:ascii="Arial" w:eastAsiaTheme="majorEastAsia" w:hAnsi="Arial" w:cstheme="majorBidi"/>
      <w:szCs w:val="26"/>
    </w:rPr>
  </w:style>
  <w:style w:type="paragraph" w:styleId="Heading3">
    <w:name w:val="heading 3"/>
    <w:basedOn w:val="Normal"/>
    <w:next w:val="Normal"/>
    <w:link w:val="Heading3Char"/>
    <w:uiPriority w:val="9"/>
    <w:semiHidden/>
    <w:unhideWhenUsed/>
    <w:rsid w:val="007B2F36"/>
    <w:pPr>
      <w:keepNext/>
      <w:keepLines/>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6237"/>
        <w:tab w:val="left" w:pos="6521"/>
        <w:tab w:val="left" w:pos="6804"/>
        <w:tab w:val="left" w:pos="7088"/>
        <w:tab w:val="left" w:pos="7371"/>
        <w:tab w:val="left" w:pos="7655"/>
        <w:tab w:val="left" w:pos="7938"/>
        <w:tab w:val="left" w:pos="8222"/>
        <w:tab w:val="left" w:pos="8505"/>
        <w:tab w:val="left" w:pos="8789"/>
        <w:tab w:val="left" w:pos="9072"/>
      </w:tabs>
      <w:spacing w:before="120"/>
      <w:outlineLvl w:val="2"/>
    </w:pPr>
    <w:rPr>
      <w:rFonts w:ascii="Arial" w:eastAsiaTheme="majorEastAsia" w:hAnsi="Arial" w:cstheme="majorBidi"/>
      <w:b/>
    </w:rPr>
  </w:style>
  <w:style w:type="paragraph" w:styleId="Heading4">
    <w:name w:val="heading 4"/>
    <w:basedOn w:val="Heading3"/>
    <w:next w:val="Normal"/>
    <w:link w:val="Heading4Char"/>
    <w:uiPriority w:val="9"/>
    <w:unhideWhenUsed/>
    <w:qFormat/>
    <w:rsid w:val="00F46671"/>
    <w:pPr>
      <w:contextualSpacing/>
      <w:outlineLvl w:val="3"/>
    </w:pPr>
    <w:rPr>
      <w:rFonts w:ascii="Times" w:hAnsi="Times" w:cs="Times New Roman"/>
    </w:rPr>
  </w:style>
  <w:style w:type="paragraph" w:styleId="Heading5">
    <w:name w:val="heading 5"/>
    <w:basedOn w:val="Normal"/>
    <w:next w:val="Normal"/>
    <w:link w:val="Heading5Char"/>
    <w:uiPriority w:val="9"/>
    <w:semiHidden/>
    <w:unhideWhenUsed/>
    <w:qFormat/>
    <w:rsid w:val="0002001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001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001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001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001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F36"/>
    <w:rPr>
      <w:rFonts w:ascii="Times" w:eastAsiaTheme="majorEastAsia" w:hAnsi="Times" w:cstheme="majorBidi"/>
      <w:b/>
      <w:sz w:val="28"/>
      <w:szCs w:val="32"/>
      <w:lang w:val="en-GB"/>
    </w:rPr>
  </w:style>
  <w:style w:type="character" w:customStyle="1" w:styleId="Heading2Char">
    <w:name w:val="Heading 2 Char"/>
    <w:basedOn w:val="DefaultParagraphFont"/>
    <w:link w:val="Heading2"/>
    <w:uiPriority w:val="9"/>
    <w:semiHidden/>
    <w:rsid w:val="007B2F36"/>
    <w:rPr>
      <w:rFonts w:ascii="Arial" w:eastAsiaTheme="majorEastAsia" w:hAnsi="Arial" w:cstheme="majorBidi"/>
      <w:szCs w:val="26"/>
      <w:lang w:val="en-GB"/>
    </w:rPr>
  </w:style>
  <w:style w:type="character" w:customStyle="1" w:styleId="Heading3Char">
    <w:name w:val="Heading 3 Char"/>
    <w:basedOn w:val="DefaultParagraphFont"/>
    <w:link w:val="Heading3"/>
    <w:uiPriority w:val="9"/>
    <w:semiHidden/>
    <w:rsid w:val="007B2F36"/>
    <w:rPr>
      <w:rFonts w:ascii="Arial" w:eastAsiaTheme="majorEastAsia" w:hAnsi="Arial" w:cstheme="majorBidi"/>
      <w:b/>
      <w:lang w:val="en-GB"/>
    </w:rPr>
  </w:style>
  <w:style w:type="paragraph" w:styleId="MacroText">
    <w:name w:val="macro"/>
    <w:link w:val="MacroTextChar"/>
    <w:uiPriority w:val="99"/>
    <w:semiHidden/>
    <w:unhideWhenUsed/>
    <w:rsid w:val="00A62CF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6237"/>
        <w:tab w:val="left" w:pos="6521"/>
        <w:tab w:val="left" w:pos="6804"/>
        <w:tab w:val="left" w:pos="7088"/>
        <w:tab w:val="left" w:pos="7371"/>
        <w:tab w:val="left" w:pos="7655"/>
        <w:tab w:val="left" w:pos="7938"/>
        <w:tab w:val="left" w:pos="8222"/>
        <w:tab w:val="left" w:pos="8505"/>
        <w:tab w:val="left" w:pos="8789"/>
        <w:tab w:val="left" w:pos="9072"/>
      </w:tabs>
      <w:jc w:val="both"/>
    </w:pPr>
    <w:rPr>
      <w:rFonts w:ascii="Times" w:eastAsia="Times New Roman" w:hAnsi="Times" w:cs="Times New Roman"/>
      <w:lang w:val="en-GB"/>
    </w:rPr>
  </w:style>
  <w:style w:type="character" w:customStyle="1" w:styleId="MacroTextChar">
    <w:name w:val="Macro Text Char"/>
    <w:basedOn w:val="DefaultParagraphFont"/>
    <w:link w:val="MacroText"/>
    <w:uiPriority w:val="99"/>
    <w:semiHidden/>
    <w:rsid w:val="00A62CFF"/>
    <w:rPr>
      <w:rFonts w:ascii="Times" w:eastAsia="Times New Roman" w:hAnsi="Times" w:cs="Times New Roman"/>
      <w:lang w:val="en-GB"/>
    </w:rPr>
  </w:style>
  <w:style w:type="character" w:customStyle="1" w:styleId="Heading4Char">
    <w:name w:val="Heading 4 Char"/>
    <w:basedOn w:val="DefaultParagraphFont"/>
    <w:link w:val="Heading4"/>
    <w:uiPriority w:val="9"/>
    <w:rsid w:val="00F46671"/>
    <w:rPr>
      <w:rFonts w:ascii="Times" w:eastAsiaTheme="majorEastAsia" w:hAnsi="Times" w:cs="Times New Roman"/>
      <w:b/>
      <w:lang w:val="en-GB"/>
    </w:rPr>
  </w:style>
  <w:style w:type="character" w:customStyle="1" w:styleId="Heading5Char">
    <w:name w:val="Heading 5 Char"/>
    <w:basedOn w:val="DefaultParagraphFont"/>
    <w:link w:val="Heading5"/>
    <w:uiPriority w:val="9"/>
    <w:semiHidden/>
    <w:rsid w:val="0002001B"/>
    <w:rPr>
      <w:rFonts w:eastAsiaTheme="majorEastAsia" w:cstheme="majorBidi"/>
      <w:color w:val="0F4761" w:themeColor="accent1" w:themeShade="BF"/>
      <w:kern w:val="0"/>
      <w:lang w:val="en-GB"/>
      <w14:ligatures w14:val="none"/>
    </w:rPr>
  </w:style>
  <w:style w:type="character" w:customStyle="1" w:styleId="Heading6Char">
    <w:name w:val="Heading 6 Char"/>
    <w:basedOn w:val="DefaultParagraphFont"/>
    <w:link w:val="Heading6"/>
    <w:uiPriority w:val="9"/>
    <w:semiHidden/>
    <w:rsid w:val="0002001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2001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2001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2001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2001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1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2001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1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2001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001B"/>
    <w:rPr>
      <w:rFonts w:ascii="Times" w:hAnsi="Times"/>
      <w:i/>
      <w:iCs/>
      <w:color w:val="404040" w:themeColor="text1" w:themeTint="BF"/>
      <w:kern w:val="0"/>
      <w:lang w:val="en-GB"/>
      <w14:ligatures w14:val="none"/>
    </w:rPr>
  </w:style>
  <w:style w:type="paragraph" w:styleId="ListParagraph">
    <w:name w:val="List Paragraph"/>
    <w:basedOn w:val="Normal"/>
    <w:uiPriority w:val="34"/>
    <w:qFormat/>
    <w:rsid w:val="0002001B"/>
    <w:pPr>
      <w:ind w:left="720"/>
      <w:contextualSpacing/>
    </w:pPr>
  </w:style>
  <w:style w:type="character" w:styleId="IntenseEmphasis">
    <w:name w:val="Intense Emphasis"/>
    <w:basedOn w:val="DefaultParagraphFont"/>
    <w:uiPriority w:val="21"/>
    <w:qFormat/>
    <w:rsid w:val="0002001B"/>
    <w:rPr>
      <w:i/>
      <w:iCs/>
      <w:color w:val="0F4761" w:themeColor="accent1" w:themeShade="BF"/>
    </w:rPr>
  </w:style>
  <w:style w:type="paragraph" w:styleId="IntenseQuote">
    <w:name w:val="Intense Quote"/>
    <w:basedOn w:val="Normal"/>
    <w:next w:val="Normal"/>
    <w:link w:val="IntenseQuoteChar"/>
    <w:uiPriority w:val="30"/>
    <w:qFormat/>
    <w:rsid w:val="00020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01B"/>
    <w:rPr>
      <w:rFonts w:ascii="Times" w:hAnsi="Times"/>
      <w:i/>
      <w:iCs/>
      <w:color w:val="0F4761" w:themeColor="accent1" w:themeShade="BF"/>
      <w:kern w:val="0"/>
      <w:lang w:val="en-GB"/>
      <w14:ligatures w14:val="none"/>
    </w:rPr>
  </w:style>
  <w:style w:type="character" w:styleId="IntenseReference">
    <w:name w:val="Intense Reference"/>
    <w:basedOn w:val="DefaultParagraphFont"/>
    <w:uiPriority w:val="32"/>
    <w:qFormat/>
    <w:rsid w:val="0002001B"/>
    <w:rPr>
      <w:b/>
      <w:bCs/>
      <w:smallCaps/>
      <w:color w:val="0F4761" w:themeColor="accent1" w:themeShade="BF"/>
      <w:spacing w:val="5"/>
    </w:rPr>
  </w:style>
  <w:style w:type="paragraph" w:styleId="Revision">
    <w:name w:val="Revision"/>
    <w:hidden/>
    <w:uiPriority w:val="99"/>
    <w:semiHidden/>
    <w:rsid w:val="00502700"/>
    <w:rPr>
      <w:rFonts w:ascii="Times" w:hAnsi="Times"/>
      <w:kern w:val="0"/>
      <w:lang w:val="en-GB"/>
      <w14:ligatures w14:val="none"/>
    </w:rPr>
  </w:style>
  <w:style w:type="character" w:styleId="CommentReference">
    <w:name w:val="annotation reference"/>
    <w:basedOn w:val="DefaultParagraphFont"/>
    <w:uiPriority w:val="99"/>
    <w:semiHidden/>
    <w:unhideWhenUsed/>
    <w:rsid w:val="00502700"/>
    <w:rPr>
      <w:sz w:val="16"/>
      <w:szCs w:val="16"/>
    </w:rPr>
  </w:style>
  <w:style w:type="paragraph" w:styleId="CommentText">
    <w:name w:val="annotation text"/>
    <w:basedOn w:val="Normal"/>
    <w:link w:val="CommentTextChar"/>
    <w:uiPriority w:val="99"/>
    <w:semiHidden/>
    <w:unhideWhenUsed/>
    <w:rsid w:val="00502700"/>
    <w:rPr>
      <w:sz w:val="20"/>
      <w:szCs w:val="20"/>
    </w:rPr>
  </w:style>
  <w:style w:type="character" w:customStyle="1" w:styleId="CommentTextChar">
    <w:name w:val="Comment Text Char"/>
    <w:basedOn w:val="DefaultParagraphFont"/>
    <w:link w:val="CommentText"/>
    <w:uiPriority w:val="99"/>
    <w:semiHidden/>
    <w:rsid w:val="00502700"/>
    <w:rPr>
      <w:rFonts w:ascii="Times" w:hAnsi="Times"/>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502700"/>
    <w:rPr>
      <w:b/>
      <w:bCs/>
    </w:rPr>
  </w:style>
  <w:style w:type="character" w:customStyle="1" w:styleId="CommentSubjectChar">
    <w:name w:val="Comment Subject Char"/>
    <w:basedOn w:val="CommentTextChar"/>
    <w:link w:val="CommentSubject"/>
    <w:uiPriority w:val="99"/>
    <w:semiHidden/>
    <w:rsid w:val="00502700"/>
    <w:rPr>
      <w:rFonts w:ascii="Times" w:hAnsi="Times"/>
      <w:b/>
      <w:bCs/>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5</Pages>
  <Words>2474</Words>
  <Characters>14105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Frog, Mr</dc:creator>
  <cp:keywords/>
  <dc:description/>
  <cp:lastModifiedBy>Seán Vrieland</cp:lastModifiedBy>
  <cp:revision>10</cp:revision>
  <dcterms:created xsi:type="dcterms:W3CDTF">2025-02-20T17:29:00Z</dcterms:created>
  <dcterms:modified xsi:type="dcterms:W3CDTF">2025-09-02T15:25:00Z</dcterms:modified>
</cp:coreProperties>
</file>