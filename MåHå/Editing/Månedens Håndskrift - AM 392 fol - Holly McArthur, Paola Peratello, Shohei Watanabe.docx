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86CC4C" w14:textId="50A976B0" w:rsidR="006F1333" w:rsidRDefault="00000000">
      <w:pPr>
        <w:spacing w:after="280" w:line="300" w:lineRule="auto"/>
        <w:jc w:val="both"/>
        <w:rPr>
          <w:ins w:id="0" w:author="Seán Vrieland" w:date="2024-05-08T08:23: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del w:id="1" w:author="Seán Vrieland" w:date="2024-05-08T08:23:00Z">
        <w:r w:rsidDel="006F1333">
          <w:rPr>
            <w:rFonts w:ascii="Times New Roman" w:eastAsia="Times New Roman" w:hAnsi="Times New Roman" w:cs="Times New Roman"/>
            <w:sz w:val="24"/>
            <w:szCs w:val="24"/>
          </w:rPr>
          <w:delText xml:space="preserve">manuscript </w:delText>
        </w:r>
      </w:del>
      <w:ins w:id="2" w:author="Seán Vrieland" w:date="2024-05-08T08:23:00Z">
        <w:r w:rsidR="006F1333">
          <w:rPr>
            <w:rFonts w:ascii="Times New Roman" w:eastAsia="Times New Roman" w:hAnsi="Times New Roman" w:cs="Times New Roman"/>
            <w:sz w:val="24"/>
            <w:szCs w:val="24"/>
          </w:rPr>
          <w:t xml:space="preserve">shelfmark </w:t>
        </w:r>
      </w:ins>
      <w:r>
        <w:rPr>
          <w:rFonts w:ascii="Times New Roman" w:eastAsia="Times New Roman" w:hAnsi="Times New Roman" w:cs="Times New Roman"/>
          <w:sz w:val="24"/>
          <w:szCs w:val="24"/>
        </w:rPr>
        <w:t xml:space="preserve">AM 392 fol. </w:t>
      </w:r>
      <w:del w:id="3" w:author="Seán Vrieland" w:date="2024-05-08T08:23:00Z">
        <w:r w:rsidDel="006F1333">
          <w:rPr>
            <w:rFonts w:ascii="Times New Roman" w:eastAsia="Times New Roman" w:hAnsi="Times New Roman" w:cs="Times New Roman"/>
            <w:sz w:val="24"/>
            <w:szCs w:val="24"/>
          </w:rPr>
          <w:delText xml:space="preserve">encompasses </w:delText>
        </w:r>
      </w:del>
      <w:ins w:id="4" w:author="Seán Vrieland" w:date="2024-05-08T08:23:00Z">
        <w:r w:rsidR="006F1333">
          <w:rPr>
            <w:rFonts w:ascii="Times New Roman" w:eastAsia="Times New Roman" w:hAnsi="Times New Roman" w:cs="Times New Roman"/>
            <w:sz w:val="24"/>
            <w:szCs w:val="24"/>
          </w:rPr>
          <w:t xml:space="preserve">is </w:t>
        </w:r>
      </w:ins>
      <w:r>
        <w:rPr>
          <w:rFonts w:ascii="Times New Roman" w:eastAsia="Times New Roman" w:hAnsi="Times New Roman" w:cs="Times New Roman"/>
          <w:sz w:val="24"/>
          <w:szCs w:val="24"/>
        </w:rPr>
        <w:t>a collection of paper and parchment fragments</w:t>
      </w:r>
      <w:ins w:id="5" w:author="Seán Vrieland" w:date="2024-05-08T08:36:00Z">
        <w:r w:rsidR="003237D9">
          <w:rPr>
            <w:rFonts w:ascii="Times New Roman" w:eastAsia="Times New Roman" w:hAnsi="Times New Roman" w:cs="Times New Roman"/>
            <w:sz w:val="24"/>
            <w:szCs w:val="24"/>
          </w:rPr>
          <w:t xml:space="preserve"> to which Kristian Kålund continued adding during his time as librarian at the Arnamagnæan Collection.</w:t>
        </w:r>
      </w:ins>
      <w:del w:id="6" w:author="Seán Vrieland" w:date="2024-05-08T08:36:00Z">
        <w:r w:rsidDel="003237D9">
          <w:rPr>
            <w:rFonts w:ascii="Times New Roman" w:eastAsia="Times New Roman" w:hAnsi="Times New Roman" w:cs="Times New Roman"/>
            <w:sz w:val="24"/>
            <w:szCs w:val="24"/>
          </w:rPr>
          <w:delText>,</w:delText>
        </w:r>
      </w:del>
      <w:ins w:id="7" w:author="Seán Vrieland" w:date="2024-05-08T08:36:00Z">
        <w:r w:rsidR="003237D9">
          <w:rPr>
            <w:rFonts w:ascii="Times New Roman" w:eastAsia="Times New Roman" w:hAnsi="Times New Roman" w:cs="Times New Roman"/>
            <w:sz w:val="24"/>
            <w:szCs w:val="24"/>
          </w:rPr>
          <w:t xml:space="preserve"> The fragments contain texts in various languages,</w:t>
        </w:r>
      </w:ins>
      <w:r>
        <w:rPr>
          <w:rFonts w:ascii="Times New Roman" w:eastAsia="Times New Roman" w:hAnsi="Times New Roman" w:cs="Times New Roman"/>
          <w:sz w:val="24"/>
          <w:szCs w:val="24"/>
        </w:rPr>
        <w:t xml:space="preserve"> including </w:t>
      </w:r>
      <w:del w:id="8" w:author="Seán Vrieland" w:date="2024-05-08T08:36:00Z">
        <w:r w:rsidDel="003237D9">
          <w:rPr>
            <w:rFonts w:ascii="Times New Roman" w:eastAsia="Times New Roman" w:hAnsi="Times New Roman" w:cs="Times New Roman"/>
            <w:sz w:val="24"/>
            <w:szCs w:val="24"/>
          </w:rPr>
          <w:delText xml:space="preserve">texts written in </w:delText>
        </w:r>
      </w:del>
      <w:r>
        <w:rPr>
          <w:rFonts w:ascii="Times New Roman" w:eastAsia="Times New Roman" w:hAnsi="Times New Roman" w:cs="Times New Roman"/>
          <w:sz w:val="24"/>
          <w:szCs w:val="24"/>
        </w:rPr>
        <w:t xml:space="preserve">Old Norse, Latin, French, and Danish. </w:t>
      </w:r>
    </w:p>
    <w:p w14:paraId="3F67E366" w14:textId="4B7AC257" w:rsidR="00B90963" w:rsidRDefault="00000000">
      <w:pPr>
        <w:spacing w:after="280" w:line="300" w:lineRule="auto"/>
        <w:jc w:val="both"/>
        <w:rPr>
          <w:rFonts w:ascii="Times New Roman" w:eastAsia="Times New Roman" w:hAnsi="Times New Roman" w:cs="Times New Roman"/>
          <w:sz w:val="24"/>
          <w:szCs w:val="24"/>
        </w:rPr>
      </w:pPr>
      <w:del w:id="9" w:author="Seán Vrieland" w:date="2024-05-08T08:25:00Z">
        <w:r w:rsidDel="006F1333">
          <w:rPr>
            <w:rFonts w:ascii="Times New Roman" w:eastAsia="Times New Roman" w:hAnsi="Times New Roman" w:cs="Times New Roman"/>
            <w:sz w:val="24"/>
            <w:szCs w:val="24"/>
          </w:rPr>
          <w:delText>The forty</w:delText>
        </w:r>
      </w:del>
      <w:ins w:id="10" w:author="Seán Vrieland" w:date="2024-05-08T08:25:00Z">
        <w:r w:rsidR="006F1333">
          <w:rPr>
            <w:rFonts w:ascii="Times New Roman" w:eastAsia="Times New Roman" w:hAnsi="Times New Roman" w:cs="Times New Roman"/>
            <w:sz w:val="24"/>
            <w:szCs w:val="24"/>
          </w:rPr>
          <w:t>Forty-four</w:t>
        </w:r>
      </w:ins>
      <w:ins w:id="11" w:author="Seán Vrieland" w:date="2024-05-08T10:01:00Z">
        <w:r w:rsidR="006C5EEA">
          <w:rPr>
            <w:rFonts w:ascii="Times New Roman" w:eastAsia="Times New Roman" w:hAnsi="Times New Roman" w:cs="Times New Roman"/>
            <w:sz w:val="24"/>
            <w:szCs w:val="24"/>
          </w:rPr>
          <w:t xml:space="preserve"> strips of</w:t>
        </w:r>
      </w:ins>
      <w:r>
        <w:rPr>
          <w:rFonts w:ascii="Times New Roman" w:eastAsia="Times New Roman" w:hAnsi="Times New Roman" w:cs="Times New Roman"/>
          <w:sz w:val="24"/>
          <w:szCs w:val="24"/>
        </w:rPr>
        <w:t xml:space="preserve"> parchment </w:t>
      </w:r>
      <w:del w:id="12" w:author="Seán Vrieland" w:date="2024-05-08T10:01:00Z">
        <w:r w:rsidDel="006C5EEA">
          <w:rPr>
            <w:rFonts w:ascii="Times New Roman" w:eastAsia="Times New Roman" w:hAnsi="Times New Roman" w:cs="Times New Roman"/>
            <w:sz w:val="24"/>
            <w:szCs w:val="24"/>
          </w:rPr>
          <w:delText xml:space="preserve">fragments </w:delText>
        </w:r>
      </w:del>
      <w:del w:id="13" w:author="Seán Vrieland" w:date="2024-05-08T08:25:00Z">
        <w:r w:rsidDel="006F1333">
          <w:rPr>
            <w:rFonts w:ascii="Times New Roman" w:eastAsia="Times New Roman" w:hAnsi="Times New Roman" w:cs="Times New Roman"/>
            <w:sz w:val="24"/>
            <w:szCs w:val="24"/>
          </w:rPr>
          <w:delText xml:space="preserve">categorized under 11a, the four fragments under 11q, and two of the four under 11s </w:delText>
        </w:r>
      </w:del>
      <w:r>
        <w:rPr>
          <w:rFonts w:ascii="Times New Roman" w:eastAsia="Times New Roman" w:hAnsi="Times New Roman" w:cs="Times New Roman"/>
          <w:sz w:val="24"/>
          <w:szCs w:val="24"/>
        </w:rPr>
        <w:t>appear</w:t>
      </w:r>
      <w:del w:id="14" w:author="Seán Vrieland" w:date="2024-05-08T08:25:00Z">
        <w:r w:rsidDel="006F1333">
          <w:rPr>
            <w:rFonts w:ascii="Times New Roman" w:eastAsia="Times New Roman" w:hAnsi="Times New Roman" w:cs="Times New Roman"/>
            <w:sz w:val="24"/>
            <w:szCs w:val="24"/>
          </w:rPr>
          <w:delText>,</w:delText>
        </w:r>
      </w:del>
      <w:del w:id="15" w:author="Seán Vrieland" w:date="2024-05-08T08:37:00Z">
        <w:r w:rsidDel="003237D9">
          <w:rPr>
            <w:rFonts w:ascii="Times New Roman" w:eastAsia="Times New Roman" w:hAnsi="Times New Roman" w:cs="Times New Roman"/>
            <w:sz w:val="24"/>
            <w:szCs w:val="24"/>
          </w:rPr>
          <w:delText xml:space="preserve"> </w:delText>
        </w:r>
      </w:del>
      <w:del w:id="16" w:author="Seán Vrieland" w:date="2024-05-08T08:25:00Z">
        <w:r w:rsidDel="006F1333">
          <w:rPr>
            <w:rFonts w:ascii="Times New Roman" w:eastAsia="Times New Roman" w:hAnsi="Times New Roman" w:cs="Times New Roman"/>
            <w:sz w:val="24"/>
            <w:szCs w:val="24"/>
          </w:rPr>
          <w:delText>based on study of their layout and script</w:delText>
        </w:r>
      </w:del>
      <w:del w:id="17" w:author="Seán Vrieland" w:date="2024-05-08T08:52:00Z">
        <w:r w:rsidDel="00B67D1C">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to have originated from </w:t>
      </w:r>
      <w:ins w:id="18" w:author="Seán Vrieland" w:date="2024-05-08T08:26:00Z">
        <w:r w:rsidR="006F1333">
          <w:rPr>
            <w:rFonts w:ascii="Times New Roman" w:eastAsia="Times New Roman" w:hAnsi="Times New Roman" w:cs="Times New Roman"/>
            <w:sz w:val="24"/>
            <w:szCs w:val="24"/>
          </w:rPr>
          <w:t>a single</w:t>
        </w:r>
      </w:ins>
      <w:ins w:id="19" w:author="Seán Vrieland" w:date="2024-05-08T08:37:00Z">
        <w:r w:rsidR="003237D9">
          <w:rPr>
            <w:rFonts w:ascii="Times New Roman" w:eastAsia="Times New Roman" w:hAnsi="Times New Roman" w:cs="Times New Roman"/>
            <w:sz w:val="24"/>
            <w:szCs w:val="24"/>
          </w:rPr>
          <w:t xml:space="preserve"> </w:t>
        </w:r>
      </w:ins>
      <w:del w:id="20" w:author="Seán Vrieland" w:date="2024-05-08T08:26:00Z">
        <w:r w:rsidDel="006F1333">
          <w:rPr>
            <w:rFonts w:ascii="Times New Roman" w:eastAsia="Times New Roman" w:hAnsi="Times New Roman" w:cs="Times New Roman"/>
            <w:sz w:val="24"/>
            <w:szCs w:val="24"/>
          </w:rPr>
          <w:delText xml:space="preserve">the same Latin </w:delText>
        </w:r>
      </w:del>
      <w:r>
        <w:rPr>
          <w:rFonts w:ascii="Times New Roman" w:eastAsia="Times New Roman" w:hAnsi="Times New Roman" w:cs="Times New Roman"/>
          <w:sz w:val="24"/>
          <w:szCs w:val="24"/>
        </w:rPr>
        <w:t>manuscript</w:t>
      </w:r>
      <w:ins w:id="21" w:author="Seán Vrieland" w:date="2024-05-08T08:37:00Z">
        <w:r w:rsidR="003237D9">
          <w:rPr>
            <w:rFonts w:ascii="Times New Roman" w:eastAsia="Times New Roman" w:hAnsi="Times New Roman" w:cs="Times New Roman"/>
            <w:sz w:val="24"/>
            <w:szCs w:val="24"/>
          </w:rPr>
          <w:t xml:space="preserve"> in Latin</w:t>
        </w:r>
      </w:ins>
      <w:ins w:id="22" w:author="Seán Vrieland" w:date="2024-05-08T08:25:00Z">
        <w:r w:rsidR="006F1333">
          <w:rPr>
            <w:rFonts w:ascii="Times New Roman" w:eastAsia="Times New Roman" w:hAnsi="Times New Roman" w:cs="Times New Roman"/>
            <w:sz w:val="24"/>
            <w:szCs w:val="24"/>
          </w:rPr>
          <w:t>, based on a study of their layout and script</w:t>
        </w:r>
      </w:ins>
      <w:r>
        <w:rPr>
          <w:rFonts w:ascii="Times New Roman" w:eastAsia="Times New Roman" w:hAnsi="Times New Roman" w:cs="Times New Roman"/>
          <w:sz w:val="24"/>
          <w:szCs w:val="24"/>
        </w:rPr>
        <w:t xml:space="preserve">. These particular fragments </w:t>
      </w:r>
      <w:del w:id="23" w:author="Seán Vrieland" w:date="2024-05-08T08:53:00Z">
        <w:r w:rsidDel="00493103">
          <w:rPr>
            <w:rFonts w:ascii="Times New Roman" w:eastAsia="Times New Roman" w:hAnsi="Times New Roman" w:cs="Times New Roman"/>
            <w:sz w:val="24"/>
            <w:szCs w:val="24"/>
          </w:rPr>
          <w:delText xml:space="preserve">were </w:delText>
        </w:r>
      </w:del>
      <w:ins w:id="24" w:author="Seán Vrieland" w:date="2024-05-08T08:53:00Z">
        <w:r w:rsidR="00493103">
          <w:rPr>
            <w:rFonts w:ascii="Times New Roman" w:eastAsia="Times New Roman" w:hAnsi="Times New Roman" w:cs="Times New Roman"/>
            <w:sz w:val="24"/>
            <w:szCs w:val="24"/>
          </w:rPr>
          <w:t xml:space="preserve">have </w:t>
        </w:r>
      </w:ins>
      <w:r>
        <w:rPr>
          <w:rFonts w:ascii="Times New Roman" w:eastAsia="Times New Roman" w:hAnsi="Times New Roman" w:cs="Times New Roman"/>
          <w:sz w:val="24"/>
          <w:szCs w:val="24"/>
        </w:rPr>
        <w:t xml:space="preserve">not </w:t>
      </w:r>
      <w:ins w:id="25" w:author="Seán Vrieland" w:date="2024-05-08T08:53:00Z">
        <w:r w:rsidR="00493103">
          <w:rPr>
            <w:rFonts w:ascii="Times New Roman" w:eastAsia="Times New Roman" w:hAnsi="Times New Roman" w:cs="Times New Roman"/>
            <w:sz w:val="24"/>
            <w:szCs w:val="24"/>
          </w:rPr>
          <w:t xml:space="preserve">been </w:t>
        </w:r>
      </w:ins>
      <w:r>
        <w:rPr>
          <w:rFonts w:ascii="Times New Roman" w:eastAsia="Times New Roman" w:hAnsi="Times New Roman" w:cs="Times New Roman"/>
          <w:sz w:val="24"/>
          <w:szCs w:val="24"/>
        </w:rPr>
        <w:t xml:space="preserve">mentioned or identified in </w:t>
      </w:r>
      <w:del w:id="26" w:author="Seán Vrieland" w:date="2024-05-08T08:53:00Z">
        <w:r w:rsidDel="00493103">
          <w:rPr>
            <w:rFonts w:ascii="Times New Roman" w:eastAsia="Times New Roman" w:hAnsi="Times New Roman" w:cs="Times New Roman"/>
            <w:sz w:val="24"/>
            <w:szCs w:val="24"/>
          </w:rPr>
          <w:delText xml:space="preserve">existing </w:delText>
        </w:r>
      </w:del>
      <w:ins w:id="27" w:author="Seán Vrieland" w:date="2024-05-08T08:53:00Z">
        <w:r w:rsidR="00493103">
          <w:rPr>
            <w:rFonts w:ascii="Times New Roman" w:eastAsia="Times New Roman" w:hAnsi="Times New Roman" w:cs="Times New Roman"/>
            <w:sz w:val="24"/>
            <w:szCs w:val="24"/>
          </w:rPr>
          <w:t xml:space="preserve">previous </w:t>
        </w:r>
      </w:ins>
      <w:r>
        <w:rPr>
          <w:rFonts w:ascii="Times New Roman" w:eastAsia="Times New Roman" w:hAnsi="Times New Roman" w:cs="Times New Roman"/>
          <w:sz w:val="24"/>
          <w:szCs w:val="24"/>
        </w:rPr>
        <w:t>discussions of AM 392 fol</w:t>
      </w:r>
      <w:ins w:id="28" w:author="Seán Vrieland" w:date="2024-05-08T08:27:00Z">
        <w:r w:rsidR="006F1333">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(Kålund 1889: 303-304, McGuire 1982: 33)</w:t>
      </w:r>
      <w:ins w:id="29" w:author="Seán Vrieland" w:date="2024-05-08T08:53:00Z">
        <w:r w:rsidR="00493103">
          <w:rPr>
            <w:rFonts w:ascii="Times New Roman" w:eastAsia="Times New Roman" w:hAnsi="Times New Roman" w:cs="Times New Roman"/>
            <w:sz w:val="24"/>
            <w:szCs w:val="24"/>
          </w:rPr>
          <w:t>, though many were held together in a single bundle labelled 11</w:t>
        </w:r>
      </w:ins>
      <w:r>
        <w:rPr>
          <w:rFonts w:ascii="Times New Roman" w:eastAsia="Times New Roman" w:hAnsi="Times New Roman" w:cs="Times New Roman"/>
          <w:sz w:val="24"/>
          <w:szCs w:val="24"/>
        </w:rPr>
        <w:t xml:space="preserve">. </w:t>
      </w:r>
    </w:p>
    <w:p w14:paraId="31C014DC" w14:textId="6EE03665" w:rsidR="006F1333" w:rsidRDefault="00000000">
      <w:pPr>
        <w:spacing w:before="280" w:after="280" w:line="300" w:lineRule="auto"/>
        <w:jc w:val="both"/>
        <w:rPr>
          <w:rFonts w:ascii="Times New Roman" w:eastAsia="Times New Roman" w:hAnsi="Times New Roman" w:cs="Times New Roman"/>
          <w:sz w:val="24"/>
          <w:szCs w:val="24"/>
        </w:rPr>
      </w:pPr>
      <w:del w:id="30" w:author="Seán Vrieland" w:date="2024-05-08T10:01:00Z">
        <w:r w:rsidDel="006C5EEA">
          <w:rPr>
            <w:rFonts w:ascii="Times New Roman" w:eastAsia="Times New Roman" w:hAnsi="Times New Roman" w:cs="Times New Roman"/>
            <w:sz w:val="24"/>
            <w:szCs w:val="24"/>
          </w:rPr>
          <w:delText xml:space="preserve">Conservator Natasha Fazlic and her colleagues have collected data about the size of the fragments and the presence of adhesive, and numbered the fragments based on the order they were pulled from the associated bundles in AM 392 fol. The fragments identified as belonging to the same manuscript ranged from </w:delText>
        </w:r>
        <w:r w:rsidDel="006C5EEA">
          <w:rPr>
            <w:rFonts w:ascii="Times New Roman" w:eastAsia="Times New Roman" w:hAnsi="Times New Roman" w:cs="Times New Roman"/>
            <w:color w:val="000000"/>
            <w:sz w:val="24"/>
            <w:szCs w:val="24"/>
          </w:rPr>
          <w:delText>48–440 mm long and 9–21 mm wide.</w:delText>
        </w:r>
        <w:r w:rsidDel="006C5EEA">
          <w:rPr>
            <w:rFonts w:ascii="Times New Roman" w:eastAsia="Times New Roman" w:hAnsi="Times New Roman" w:cs="Times New Roman"/>
            <w:sz w:val="24"/>
            <w:szCs w:val="24"/>
          </w:rPr>
          <w:delText xml:space="preserve"> </w:delText>
        </w:r>
      </w:del>
      <w:ins w:id="31" w:author="Seán Vrieland" w:date="2024-05-08T08:27:00Z">
        <w:r w:rsidR="006F1333">
          <w:rPr>
            <w:rFonts w:ascii="Times New Roman" w:eastAsia="Times New Roman" w:hAnsi="Times New Roman" w:cs="Times New Roman"/>
            <w:sz w:val="24"/>
            <w:szCs w:val="24"/>
          </w:rPr>
          <w:t xml:space="preserve">During the </w:t>
        </w:r>
      </w:ins>
      <w:ins w:id="32" w:author="Seán Vrieland" w:date="2024-05-08T10:16:00Z">
        <w:r w:rsidR="006C5EEA">
          <w:rPr>
            <w:rFonts w:ascii="Times New Roman" w:eastAsia="Times New Roman" w:hAnsi="Times New Roman" w:cs="Times New Roman"/>
            <w:sz w:val="24"/>
            <w:szCs w:val="24"/>
          </w:rPr>
          <w:t>annual</w:t>
        </w:r>
      </w:ins>
      <w:ins w:id="33" w:author="Seán Vrieland" w:date="2024-05-08T08:27:00Z">
        <w:r w:rsidR="006F1333">
          <w:rPr>
            <w:rFonts w:ascii="Times New Roman" w:eastAsia="Times New Roman" w:hAnsi="Times New Roman" w:cs="Times New Roman"/>
            <w:sz w:val="24"/>
            <w:szCs w:val="24"/>
          </w:rPr>
          <w:t xml:space="preserve"> </w:t>
        </w:r>
      </w:ins>
      <w:ins w:id="34" w:author="Seán Vrieland" w:date="2024-05-08T10:16:00Z">
        <w:r w:rsidR="006C5EEA">
          <w:rPr>
            <w:rFonts w:ascii="Times New Roman" w:eastAsia="Times New Roman" w:hAnsi="Times New Roman" w:cs="Times New Roman"/>
            <w:sz w:val="24"/>
            <w:szCs w:val="24"/>
          </w:rPr>
          <w:t>Summer School in Scandinavian Manuscript Studies, which was held in Copenhagen in August 2023</w:t>
        </w:r>
      </w:ins>
      <w:ins w:id="35" w:author="Seán Vrieland" w:date="2024-05-08T08:28:00Z">
        <w:r w:rsidR="006F1333">
          <w:rPr>
            <w:rFonts w:ascii="Times New Roman" w:eastAsia="Times New Roman" w:hAnsi="Times New Roman" w:cs="Times New Roman"/>
            <w:sz w:val="24"/>
            <w:szCs w:val="24"/>
          </w:rPr>
          <w:t>, the three authors examined the fragments with the guidance of Tom Lorenz and were able to identify the text of the original manuscript.</w:t>
        </w:r>
      </w:ins>
    </w:p>
    <w:p w14:paraId="2D259683" w14:textId="3290CB12" w:rsidR="006F1333" w:rsidRDefault="006F1333">
      <w:pPr>
        <w:pStyle w:val="Heading1"/>
        <w:rPr>
          <w:ins w:id="36" w:author="Seán Vrieland" w:date="2024-05-08T08:28:00Z"/>
        </w:rPr>
        <w:pPrChange w:id="37" w:author="Seán Vrieland" w:date="2024-05-08T08:29:00Z">
          <w:pPr>
            <w:spacing w:before="280" w:after="280" w:line="300" w:lineRule="auto"/>
            <w:jc w:val="both"/>
          </w:pPr>
        </w:pPrChange>
      </w:pPr>
      <w:ins w:id="38" w:author="Seán Vrieland" w:date="2024-05-08T08:29:00Z">
        <w:r>
          <w:t>Physical description of the fragments</w:t>
        </w:r>
      </w:ins>
    </w:p>
    <w:p w14:paraId="5AE314C5" w14:textId="77777777" w:rsidR="006C5EEA" w:rsidRDefault="00000000">
      <w:pPr>
        <w:spacing w:before="280" w:after="280" w:line="300" w:lineRule="auto"/>
        <w:jc w:val="both"/>
        <w:rPr>
          <w:ins w:id="39" w:author="Seán Vrieland" w:date="2024-05-08T10:19: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Nineteen of 44 fragments are longer than 400 mm, eight are between 200 and 399 mm, 13 are between 100 and 199 mm, and 6 are less than 99 mm. The majority of the fragments are 18–21 mm wide. </w:t>
      </w:r>
    </w:p>
    <w:p w14:paraId="403B5F5D" w14:textId="36364432" w:rsidR="006F1333" w:rsidRDefault="00000000">
      <w:pPr>
        <w:spacing w:before="280" w:after="280" w:line="300" w:lineRule="auto"/>
        <w:jc w:val="both"/>
        <w:rPr>
          <w:ins w:id="40" w:author="Seán Vrieland" w:date="2024-05-08T08:28:00Z"/>
          <w:rFonts w:ascii="Times New Roman" w:eastAsia="Times New Roman" w:hAnsi="Times New Roman" w:cs="Times New Roman"/>
          <w:sz w:val="24"/>
          <w:szCs w:val="24"/>
        </w:rPr>
      </w:pPr>
      <w:commentRangeStart w:id="41"/>
      <w:r>
        <w:rPr>
          <w:rFonts w:ascii="Times New Roman" w:eastAsia="Times New Roman" w:hAnsi="Times New Roman" w:cs="Times New Roman"/>
          <w:sz w:val="24"/>
          <w:szCs w:val="24"/>
        </w:rPr>
        <w:t>The fragments can be classified as flat or having truncated tips shaped into V-shaped or pointy tips</w:t>
      </w:r>
      <w:commentRangeEnd w:id="41"/>
      <w:r w:rsidR="006C5EEA">
        <w:rPr>
          <w:rStyle w:val="CommentReference"/>
        </w:rPr>
        <w:commentReference w:id="41"/>
      </w:r>
      <w:r>
        <w:rPr>
          <w:rFonts w:ascii="Times New Roman" w:eastAsia="Times New Roman" w:hAnsi="Times New Roman" w:cs="Times New Roman"/>
          <w:sz w:val="24"/>
          <w:szCs w:val="24"/>
        </w:rPr>
        <w:t xml:space="preserve">. Approximately one-third, or 15 of these fragments, are flat on both ends. Many bear traces of having been folded longitudinally, suggesting that smaller fragments either were torn from larger pieces along the creases or originated from the same sheet. </w:t>
      </w:r>
      <w:del w:id="42" w:author="Seán Vrieland" w:date="2024-05-08T08:28:00Z">
        <w:r w:rsidDel="006F1333">
          <w:rPr>
            <w:rFonts w:ascii="Times New Roman" w:eastAsia="Times New Roman" w:hAnsi="Times New Roman" w:cs="Times New Roman"/>
            <w:sz w:val="24"/>
            <w:szCs w:val="24"/>
          </w:rPr>
          <w:delText xml:space="preserve">The remaining fragments categorized under 11a1–40, 11q1–4, 11s2, and 11s4 likely derive from the same manuscript but represent only a fraction of its original entirety. </w:delText>
        </w:r>
      </w:del>
    </w:p>
    <w:p w14:paraId="7A2E5144" w14:textId="659CAD70" w:rsidR="00B90963" w:rsidRDefault="00000000">
      <w:pPr>
        <w:spacing w:before="280" w:after="280"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dimensions and form of the fragments do not point to a particular intended use within the collection. While parchment fragments have been found used for binding or reinforcing other manuscripts, none of these fragments have stitching holes and evidence of adhesive is inconsistent. Their shape further does not match the shape the conservators have generally seen for binding</w:t>
      </w:r>
      <w:ins w:id="43" w:author="Seán Vrieland" w:date="2024-05-08T08:29:00Z">
        <w:r w:rsidR="006F1333">
          <w:rPr>
            <w:rFonts w:ascii="Times New Roman" w:eastAsia="Times New Roman" w:hAnsi="Times New Roman" w:cs="Times New Roman"/>
            <w:sz w:val="24"/>
            <w:szCs w:val="24"/>
          </w:rPr>
          <w:t xml:space="preserve"> materials</w:t>
        </w:r>
      </w:ins>
      <w:r>
        <w:rPr>
          <w:rFonts w:ascii="Times New Roman" w:eastAsia="Times New Roman" w:hAnsi="Times New Roman" w:cs="Times New Roman"/>
          <w:sz w:val="24"/>
          <w:szCs w:val="24"/>
        </w:rPr>
        <w:t xml:space="preserve"> within the collection. </w:t>
      </w:r>
    </w:p>
    <w:p w14:paraId="17F1E4DF" w14:textId="31CF0CC9" w:rsidR="006F1333" w:rsidRDefault="006F1333">
      <w:pPr>
        <w:pStyle w:val="Heading1"/>
        <w:rPr>
          <w:ins w:id="44" w:author="Seán Vrieland" w:date="2024-05-08T08:29:00Z"/>
        </w:rPr>
        <w:pPrChange w:id="45" w:author="Seán Vrieland" w:date="2024-05-08T08:29:00Z">
          <w:pPr>
            <w:spacing w:before="280" w:after="280" w:line="300" w:lineRule="auto"/>
            <w:jc w:val="both"/>
          </w:pPr>
        </w:pPrChange>
      </w:pPr>
      <w:ins w:id="46" w:author="Seán Vrieland" w:date="2024-05-08T08:29:00Z">
        <w:r>
          <w:t>Script and text</w:t>
        </w:r>
      </w:ins>
    </w:p>
    <w:p w14:paraId="02C21D19" w14:textId="76D4A93A" w:rsidR="006F1333" w:rsidRDefault="00000000">
      <w:pPr>
        <w:spacing w:before="280" w:after="280" w:line="300" w:lineRule="auto"/>
        <w:jc w:val="both"/>
        <w:rPr>
          <w:ins w:id="47" w:author="Seán Vrieland" w:date="2024-05-08T08:29: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fragments </w:t>
      </w:r>
      <w:del w:id="48" w:author="Seán Vrieland" w:date="2024-05-08T08:55:00Z">
        <w:r w:rsidDel="00493103">
          <w:rPr>
            <w:rFonts w:ascii="Times New Roman" w:eastAsia="Times New Roman" w:hAnsi="Times New Roman" w:cs="Times New Roman"/>
            <w:sz w:val="24"/>
            <w:szCs w:val="24"/>
          </w:rPr>
          <w:delText xml:space="preserve">show </w:delText>
        </w:r>
      </w:del>
      <w:ins w:id="49" w:author="Seán Vrieland" w:date="2024-05-08T08:55:00Z">
        <w:r w:rsidR="00493103">
          <w:rPr>
            <w:rFonts w:ascii="Times New Roman" w:eastAsia="Times New Roman" w:hAnsi="Times New Roman" w:cs="Times New Roman"/>
            <w:sz w:val="24"/>
            <w:szCs w:val="24"/>
          </w:rPr>
          <w:t xml:space="preserve">contain </w:t>
        </w:r>
      </w:ins>
      <w:r>
        <w:rPr>
          <w:rFonts w:ascii="Times New Roman" w:eastAsia="Times New Roman" w:hAnsi="Times New Roman" w:cs="Times New Roman"/>
          <w:sz w:val="24"/>
          <w:szCs w:val="24"/>
        </w:rPr>
        <w:t xml:space="preserve">two distinct </w:t>
      </w:r>
      <w:ins w:id="50" w:author="Seán Vrieland" w:date="2024-05-08T08:55:00Z">
        <w:r w:rsidR="00493103">
          <w:rPr>
            <w:rFonts w:ascii="Times New Roman" w:eastAsia="Times New Roman" w:hAnsi="Times New Roman" w:cs="Times New Roman"/>
            <w:sz w:val="24"/>
            <w:szCs w:val="24"/>
          </w:rPr>
          <w:t xml:space="preserve">scripts of different </w:t>
        </w:r>
      </w:ins>
      <w:r>
        <w:rPr>
          <w:rFonts w:ascii="Times New Roman" w:eastAsia="Times New Roman" w:hAnsi="Times New Roman" w:cs="Times New Roman"/>
          <w:sz w:val="24"/>
          <w:szCs w:val="24"/>
        </w:rPr>
        <w:t>letter sizes which seem to be original to the manuscript</w:t>
      </w:r>
      <w:del w:id="51" w:author="Seán Vrieland" w:date="2024-05-08T08:55:00Z">
        <w:r w:rsidDel="00493103">
          <w:rPr>
            <w:rFonts w:ascii="Times New Roman" w:eastAsia="Times New Roman" w:hAnsi="Times New Roman" w:cs="Times New Roman"/>
            <w:sz w:val="24"/>
            <w:szCs w:val="24"/>
          </w:rPr>
          <w:delText xml:space="preserve"> fragments</w:delText>
        </w:r>
      </w:del>
      <w:r>
        <w:rPr>
          <w:rFonts w:ascii="Times New Roman" w:eastAsia="Times New Roman" w:hAnsi="Times New Roman" w:cs="Times New Roman"/>
          <w:sz w:val="24"/>
          <w:szCs w:val="24"/>
        </w:rPr>
        <w:t xml:space="preserve">. For the original scripts, </w:t>
      </w:r>
      <w:del w:id="52" w:author="Seán Vrieland" w:date="2024-05-08T08:55:00Z">
        <w:r w:rsidDel="00493103">
          <w:rPr>
            <w:rFonts w:ascii="Times New Roman" w:eastAsia="Times New Roman" w:hAnsi="Times New Roman" w:cs="Times New Roman"/>
            <w:sz w:val="24"/>
            <w:szCs w:val="24"/>
          </w:rPr>
          <w:delText xml:space="preserve">one </w:delText>
        </w:r>
      </w:del>
      <w:ins w:id="53" w:author="Seán Vrieland" w:date="2024-05-08T08:55:00Z">
        <w:r w:rsidR="00493103">
          <w:rPr>
            <w:rFonts w:ascii="Times New Roman" w:eastAsia="Times New Roman" w:hAnsi="Times New Roman" w:cs="Times New Roman"/>
            <w:sz w:val="24"/>
            <w:szCs w:val="24"/>
          </w:rPr>
          <w:t xml:space="preserve">the larger </w:t>
        </w:r>
      </w:ins>
      <w:r>
        <w:rPr>
          <w:rFonts w:ascii="Times New Roman" w:eastAsia="Times New Roman" w:hAnsi="Times New Roman" w:cs="Times New Roman"/>
          <w:sz w:val="24"/>
          <w:szCs w:val="24"/>
        </w:rPr>
        <w:t xml:space="preserve">type fits within 5.5 mm rulings, and the other is written within smaller rulings between 3.5–4.0 mm. There is also a 8–11mm gap between the larger and smaller text. </w:t>
      </w:r>
    </w:p>
    <w:p w14:paraId="5DF08B19" w14:textId="0C1AFF55" w:rsidR="00B90963" w:rsidRDefault="00000000">
      <w:pPr>
        <w:spacing w:before="280" w:after="280"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use of manicule included in the margins further confirms that the original manuscript likely featured a main text with corresponding gloss apparatus. Particularly in some of the longer fragments, the shape of the gloss text envelops the main text on all sides. This spatial arrangement suggests that the manuscript was at least a bifolio. The line counts for the main text and glosses vary, further segmented as follows:</w:t>
      </w:r>
    </w:p>
    <w:p w14:paraId="70151F69" w14:textId="77777777" w:rsidR="00B90963" w:rsidRDefault="00000000">
      <w:pPr>
        <w:numPr>
          <w:ilvl w:val="0"/>
          <w:numId w:val="1"/>
        </w:numPr>
        <w:pBdr>
          <w:top w:val="nil"/>
          <w:left w:val="nil"/>
          <w:bottom w:val="nil"/>
          <w:right w:val="nil"/>
          <w:between w:val="nil"/>
        </w:pBdr>
        <w:spacing w:before="280" w:after="0" w:line="30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 text: 46–51 lines</w:t>
      </w:r>
    </w:p>
    <w:p w14:paraId="7562FD79" w14:textId="77777777" w:rsidR="00B90963" w:rsidRDefault="00000000">
      <w:pPr>
        <w:numPr>
          <w:ilvl w:val="0"/>
          <w:numId w:val="1"/>
        </w:numPr>
        <w:pBdr>
          <w:top w:val="nil"/>
          <w:left w:val="nil"/>
          <w:bottom w:val="nil"/>
          <w:right w:val="nil"/>
          <w:between w:val="nil"/>
        </w:pBdr>
        <w:spacing w:after="0" w:line="30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Side gloss: 92–116 lines</w:t>
      </w:r>
    </w:p>
    <w:p w14:paraId="71A2EE62" w14:textId="77777777" w:rsidR="00B90963" w:rsidRDefault="00000000">
      <w:pPr>
        <w:numPr>
          <w:ilvl w:val="1"/>
          <w:numId w:val="1"/>
        </w:numPr>
        <w:pBdr>
          <w:top w:val="nil"/>
          <w:left w:val="nil"/>
          <w:bottom w:val="nil"/>
          <w:right w:val="nil"/>
          <w:between w:val="nil"/>
        </w:pBdr>
        <w:spacing w:after="0" w:line="30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Upper gloss (above main text): 7–10 lines</w:t>
      </w:r>
    </w:p>
    <w:p w14:paraId="12A0274E" w14:textId="77777777" w:rsidR="00B90963" w:rsidRDefault="00000000">
      <w:pPr>
        <w:numPr>
          <w:ilvl w:val="1"/>
          <w:numId w:val="1"/>
        </w:numPr>
        <w:pBdr>
          <w:top w:val="nil"/>
          <w:left w:val="nil"/>
          <w:bottom w:val="nil"/>
          <w:right w:val="nil"/>
          <w:between w:val="nil"/>
        </w:pBdr>
        <w:spacing w:after="280" w:line="30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Lower gloss (under main text): 23–32 lines</w:t>
      </w:r>
    </w:p>
    <w:p w14:paraId="25109F00" w14:textId="77777777" w:rsidR="00B90963" w:rsidRDefault="00000000">
      <w:pPr>
        <w:spacing w:before="280" w:after="280" w:line="30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C6416ED" wp14:editId="56D06779">
            <wp:extent cx="3008475" cy="367788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a:stretch>
                      <a:fillRect/>
                    </a:stretch>
                  </pic:blipFill>
                  <pic:spPr>
                    <a:xfrm>
                      <a:off x="0" y="0"/>
                      <a:ext cx="3008475" cy="3677880"/>
                    </a:xfrm>
                    <a:prstGeom prst="rect">
                      <a:avLst/>
                    </a:prstGeom>
                    <a:ln/>
                  </pic:spPr>
                </pic:pic>
              </a:graphicData>
            </a:graphic>
          </wp:inline>
        </w:drawing>
      </w:r>
    </w:p>
    <w:p w14:paraId="09B0774E" w14:textId="77777777" w:rsidR="00B90963" w:rsidRDefault="00000000">
      <w:pPr>
        <w:spacing w:before="280" w:after="280"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(Image 1: Reconstruction of the original manuscript)</w:t>
      </w:r>
    </w:p>
    <w:p w14:paraId="44589620" w14:textId="7511AF25" w:rsidR="006F1333" w:rsidRDefault="00000000">
      <w:pPr>
        <w:spacing w:before="280" w:after="280" w:line="300" w:lineRule="auto"/>
        <w:jc w:val="both"/>
        <w:rPr>
          <w:ins w:id="54" w:author="Seán Vrieland" w:date="2024-05-08T08:29:00Z"/>
          <w:rFonts w:ascii="Times New Roman" w:eastAsia="Times New Roman" w:hAnsi="Times New Roman" w:cs="Times New Roman"/>
          <w:sz w:val="24"/>
          <w:szCs w:val="24"/>
        </w:rPr>
      </w:pPr>
      <w:r>
        <w:rPr>
          <w:rFonts w:ascii="Times New Roman" w:eastAsia="Times New Roman" w:hAnsi="Times New Roman" w:cs="Times New Roman"/>
          <w:sz w:val="24"/>
          <w:szCs w:val="24"/>
        </w:rPr>
        <w:t>Other surface features such as rubrication, ruling (only in the main body), reference signs, and post hoc corrections in a different ink are also noteworthy</w:t>
      </w:r>
      <w:del w:id="55" w:author="Seán Vrieland" w:date="2024-05-08T08:30:00Z">
        <w:r w:rsidDel="006F1333">
          <w:rPr>
            <w:rFonts w:ascii="Times New Roman" w:eastAsia="Times New Roman" w:hAnsi="Times New Roman" w:cs="Times New Roman"/>
            <w:sz w:val="24"/>
            <w:szCs w:val="24"/>
          </w:rPr>
          <w:delText xml:space="preserve">. They </w:delText>
        </w:r>
      </w:del>
      <w:ins w:id="56" w:author="Seán Vrieland" w:date="2024-05-08T08:30:00Z">
        <w:r w:rsidR="006F1333">
          <w:rPr>
            <w:rFonts w:ascii="Times New Roman" w:eastAsia="Times New Roman" w:hAnsi="Times New Roman" w:cs="Times New Roman"/>
            <w:sz w:val="24"/>
            <w:szCs w:val="24"/>
          </w:rPr>
          <w:t xml:space="preserve"> and </w:t>
        </w:r>
      </w:ins>
      <w:r>
        <w:rPr>
          <w:rFonts w:ascii="Times New Roman" w:eastAsia="Times New Roman" w:hAnsi="Times New Roman" w:cs="Times New Roman"/>
          <w:sz w:val="24"/>
          <w:szCs w:val="24"/>
        </w:rPr>
        <w:t>serve as keys to reconstituting the shape of the original manuscript</w:t>
      </w:r>
      <w:del w:id="57" w:author="Seán Vrieland" w:date="2024-05-08T08:30:00Z">
        <w:r w:rsidDel="006F1333">
          <w:rPr>
            <w:rFonts w:ascii="Times New Roman" w:eastAsia="Times New Roman" w:hAnsi="Times New Roman" w:cs="Times New Roman"/>
            <w:sz w:val="24"/>
            <w:szCs w:val="24"/>
          </w:rPr>
          <w:delText>, like fragments 11a27 and 11a31</w:delText>
        </w:r>
      </w:del>
      <w:r>
        <w:rPr>
          <w:rFonts w:ascii="Times New Roman" w:eastAsia="Times New Roman" w:hAnsi="Times New Roman" w:cs="Times New Roman"/>
          <w:sz w:val="24"/>
          <w:szCs w:val="24"/>
        </w:rPr>
        <w:t xml:space="preserve">. The layout featuring a central main text surrounded by glosses is commonly observed in texts pertaining to ecclesiastical and </w:t>
      </w:r>
      <w:r>
        <w:rPr>
          <w:rFonts w:ascii="Times New Roman" w:eastAsia="Times New Roman" w:hAnsi="Times New Roman" w:cs="Times New Roman"/>
          <w:sz w:val="24"/>
          <w:szCs w:val="24"/>
        </w:rPr>
        <w:lastRenderedPageBreak/>
        <w:t xml:space="preserve">legal matters. By close study of words in the fragments, the text was identified as </w:t>
      </w:r>
      <w:r>
        <w:rPr>
          <w:rFonts w:ascii="Times New Roman" w:eastAsia="Times New Roman" w:hAnsi="Times New Roman" w:cs="Times New Roman"/>
          <w:i/>
          <w:sz w:val="24"/>
          <w:szCs w:val="24"/>
        </w:rPr>
        <w:t>Decretales Gregorii IX</w:t>
      </w:r>
      <w:ins w:id="58" w:author="Seán Vrieland" w:date="2024-05-08T08:32:00Z">
        <w:r w:rsidR="006F1333">
          <w:rPr>
            <w:rFonts w:ascii="Times New Roman" w:eastAsia="Times New Roman" w:hAnsi="Times New Roman" w:cs="Times New Roman"/>
            <w:sz w:val="24"/>
            <w:szCs w:val="24"/>
          </w:rPr>
          <w:t>,</w:t>
        </w:r>
      </w:ins>
      <w:del w:id="59" w:author="Seán Vrieland" w:date="2024-05-08T08:32:00Z">
        <w:r w:rsidDel="006F1333">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vertAlign w:val="superscript"/>
        </w:rPr>
        <w:footnoteReference w:id="1"/>
      </w:r>
      <w:ins w:id="60" w:author="Seán Vrieland" w:date="2024-05-08T08:32:00Z">
        <w:r w:rsidR="006F1333">
          <w:rPr>
            <w:rFonts w:ascii="Times New Roman" w:eastAsia="Times New Roman" w:hAnsi="Times New Roman" w:cs="Times New Roman"/>
            <w:sz w:val="24"/>
            <w:szCs w:val="24"/>
          </w:rPr>
          <w:t xml:space="preserve"> a thirteenth-century canon law.</w:t>
        </w:r>
      </w:ins>
      <w:r>
        <w:rPr>
          <w:rFonts w:ascii="Times New Roman" w:eastAsia="Times New Roman" w:hAnsi="Times New Roman" w:cs="Times New Roman"/>
          <w:sz w:val="24"/>
          <w:szCs w:val="24"/>
        </w:rPr>
        <w:t xml:space="preserve"> </w:t>
      </w:r>
    </w:p>
    <w:p w14:paraId="51DD9692" w14:textId="2AA11A7F" w:rsidR="00B90963" w:rsidRDefault="00000000">
      <w:pPr>
        <w:spacing w:before="280" w:after="280"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 collation with the </w:t>
      </w:r>
      <w:del w:id="61" w:author="Seán Vrieland" w:date="2024-05-08T08:32:00Z">
        <w:r w:rsidDel="006F1333">
          <w:rPr>
            <w:rFonts w:ascii="Times New Roman" w:eastAsia="Times New Roman" w:hAnsi="Times New Roman" w:cs="Times New Roman"/>
            <w:sz w:val="24"/>
            <w:szCs w:val="24"/>
          </w:rPr>
          <w:delText>paper version</w:delText>
        </w:r>
      </w:del>
      <w:ins w:id="62" w:author="Seán Vrieland" w:date="2024-05-08T08:32:00Z">
        <w:r w:rsidR="006F1333">
          <w:rPr>
            <w:rFonts w:ascii="Times New Roman" w:eastAsia="Times New Roman" w:hAnsi="Times New Roman" w:cs="Times New Roman"/>
            <w:sz w:val="24"/>
            <w:szCs w:val="24"/>
          </w:rPr>
          <w:t>printed edition of the text from 1558</w:t>
        </w:r>
      </w:ins>
      <w:r>
        <w:rPr>
          <w:rFonts w:ascii="Times New Roman" w:eastAsia="Times New Roman" w:hAnsi="Times New Roman" w:cs="Times New Roman"/>
          <w:sz w:val="24"/>
          <w:szCs w:val="24"/>
        </w:rPr>
        <w:t xml:space="preserve"> enables a more granular text comparison, shedding light on the number of sheets initially involved. Ultimately, a single folio of this size could yield up to 15 large fragments.</w:t>
      </w:r>
    </w:p>
    <w:p w14:paraId="3CE63176" w14:textId="77777777" w:rsidR="00B90963" w:rsidRDefault="00000000">
      <w:pPr>
        <w:spacing w:before="280" w:after="280" w:line="30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41E8405" wp14:editId="71BB7F57">
            <wp:extent cx="5399730" cy="3048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399730" cy="3048000"/>
                    </a:xfrm>
                    <a:prstGeom prst="rect">
                      <a:avLst/>
                    </a:prstGeom>
                    <a:ln/>
                  </pic:spPr>
                </pic:pic>
              </a:graphicData>
            </a:graphic>
          </wp:inline>
        </w:drawing>
      </w:r>
    </w:p>
    <w:p w14:paraId="1AEB24A9" w14:textId="03EDB789" w:rsidR="003237D9" w:rsidRDefault="00000000">
      <w:pPr>
        <w:spacing w:before="280" w:after="280" w:line="300" w:lineRule="auto"/>
        <w:jc w:val="both"/>
        <w:rPr>
          <w:ins w:id="63" w:author="Seán Vrieland" w:date="2024-05-08T08:33: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Palaeographic considerations, including multiple </w:t>
      </w:r>
      <w:del w:id="64" w:author="Seán Vrieland" w:date="2024-05-08T08:35:00Z">
        <w:r w:rsidDel="003237D9">
          <w:rPr>
            <w:rFonts w:ascii="Times New Roman" w:eastAsia="Times New Roman" w:hAnsi="Times New Roman" w:cs="Times New Roman"/>
            <w:sz w:val="24"/>
            <w:szCs w:val="24"/>
          </w:rPr>
          <w:delText xml:space="preserve">characters </w:delText>
        </w:r>
      </w:del>
      <w:ins w:id="65" w:author="Seán Vrieland" w:date="2024-05-08T08:35:00Z">
        <w:r w:rsidR="003237D9">
          <w:rPr>
            <w:rFonts w:ascii="Times New Roman" w:eastAsia="Times New Roman" w:hAnsi="Times New Roman" w:cs="Times New Roman"/>
            <w:sz w:val="24"/>
            <w:szCs w:val="24"/>
          </w:rPr>
          <w:t>forms of</w:t>
        </w:r>
      </w:ins>
      <w:del w:id="66" w:author="Seán Vrieland" w:date="2024-05-08T08:35:00Z">
        <w:r w:rsidDel="003237D9">
          <w:rPr>
            <w:rFonts w:ascii="Times New Roman" w:eastAsia="Times New Roman" w:hAnsi="Times New Roman" w:cs="Times New Roman"/>
            <w:sz w:val="24"/>
            <w:szCs w:val="24"/>
          </w:rPr>
          <w:delText>like</w:delText>
        </w:r>
      </w:del>
      <w:r>
        <w:rPr>
          <w:rFonts w:ascii="Times New Roman" w:eastAsia="Times New Roman" w:hAnsi="Times New Roman" w:cs="Times New Roman"/>
          <w:sz w:val="24"/>
          <w:szCs w:val="24"/>
        </w:rPr>
        <w:t xml:space="preserve"> 'a' (a with lobe and single-compartment a), 's' (round s and long s), 'r' (regular r or r rotunda) and distinctive letters like 'd,' 'g,' 'f,' along with flourishes, suggest a possible affinity to the southern continental writing milieu, possibly Italian and dated ca. 14th century. </w:t>
      </w:r>
    </w:p>
    <w:p w14:paraId="66044E36" w14:textId="0A1AA030" w:rsidR="00B90963" w:rsidRDefault="00000000">
      <w:pPr>
        <w:spacing w:before="280" w:after="280"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the acquisition of the manuscript by Árni Magnússon and its eventual inclusion in AM 392 fol. remain nebulous. Given the </w:t>
      </w:r>
      <w:del w:id="67" w:author="Seán Vrieland" w:date="2024-05-08T08:33:00Z">
        <w:r w:rsidDel="003237D9">
          <w:rPr>
            <w:rFonts w:ascii="Times New Roman" w:eastAsia="Times New Roman" w:hAnsi="Times New Roman" w:cs="Times New Roman"/>
            <w:sz w:val="24"/>
            <w:szCs w:val="24"/>
          </w:rPr>
          <w:delText xml:space="preserve">fragments' </w:delText>
        </w:r>
      </w:del>
      <w:r>
        <w:rPr>
          <w:rFonts w:ascii="Times New Roman" w:eastAsia="Times New Roman" w:hAnsi="Times New Roman" w:cs="Times New Roman"/>
          <w:sz w:val="24"/>
          <w:szCs w:val="24"/>
        </w:rPr>
        <w:t>large sizes</w:t>
      </w:r>
      <w:ins w:id="68" w:author="Seán Vrieland" w:date="2024-05-08T08:33:00Z">
        <w:r w:rsidR="003237D9">
          <w:rPr>
            <w:rFonts w:ascii="Times New Roman" w:eastAsia="Times New Roman" w:hAnsi="Times New Roman" w:cs="Times New Roman"/>
            <w:sz w:val="24"/>
            <w:szCs w:val="24"/>
          </w:rPr>
          <w:t xml:space="preserve"> of the fragments</w:t>
        </w:r>
      </w:ins>
      <w:r>
        <w:rPr>
          <w:rFonts w:ascii="Times New Roman" w:eastAsia="Times New Roman" w:hAnsi="Times New Roman" w:cs="Times New Roman"/>
          <w:sz w:val="24"/>
          <w:szCs w:val="24"/>
        </w:rPr>
        <w:t xml:space="preserve">, </w:t>
      </w:r>
      <w:ins w:id="69" w:author="Seán Vrieland" w:date="2024-05-08T08:33:00Z">
        <w:r w:rsidR="003237D9">
          <w:rPr>
            <w:rFonts w:ascii="Times New Roman" w:eastAsia="Times New Roman" w:hAnsi="Times New Roman" w:cs="Times New Roman"/>
            <w:sz w:val="24"/>
            <w:szCs w:val="24"/>
          </w:rPr>
          <w:t xml:space="preserve">the </w:t>
        </w:r>
      </w:ins>
      <w:r>
        <w:rPr>
          <w:rFonts w:ascii="Times New Roman" w:eastAsia="Times New Roman" w:hAnsi="Times New Roman" w:cs="Times New Roman"/>
          <w:sz w:val="24"/>
          <w:szCs w:val="24"/>
        </w:rPr>
        <w:t xml:space="preserve">lack of stitching holes and </w:t>
      </w:r>
      <w:del w:id="70" w:author="Seán Vrieland" w:date="2024-05-08T08:33:00Z">
        <w:r w:rsidDel="003237D9">
          <w:rPr>
            <w:rFonts w:ascii="Times New Roman" w:eastAsia="Times New Roman" w:hAnsi="Times New Roman" w:cs="Times New Roman"/>
            <w:sz w:val="24"/>
            <w:szCs w:val="24"/>
          </w:rPr>
          <w:delText xml:space="preserve">possibly </w:delText>
        </w:r>
      </w:del>
      <w:r>
        <w:rPr>
          <w:rFonts w:ascii="Times New Roman" w:eastAsia="Times New Roman" w:hAnsi="Times New Roman" w:cs="Times New Roman"/>
          <w:sz w:val="24"/>
          <w:szCs w:val="24"/>
        </w:rPr>
        <w:t>the</w:t>
      </w:r>
      <w:ins w:id="71" w:author="Seán Vrieland" w:date="2024-05-08T08:33:00Z">
        <w:r w:rsidR="003237D9">
          <w:rPr>
            <w:rFonts w:ascii="Times New Roman" w:eastAsia="Times New Roman" w:hAnsi="Times New Roman" w:cs="Times New Roman"/>
            <w:sz w:val="24"/>
            <w:szCs w:val="24"/>
          </w:rPr>
          <w:t xml:space="preserve"> possible</w:t>
        </w:r>
      </w:ins>
      <w:r>
        <w:rPr>
          <w:rFonts w:ascii="Times New Roman" w:eastAsia="Times New Roman" w:hAnsi="Times New Roman" w:cs="Times New Roman"/>
          <w:sz w:val="24"/>
          <w:szCs w:val="24"/>
        </w:rPr>
        <w:t xml:space="preserve"> presence of glue on some ends, these fragments might have been prepared </w:t>
      </w:r>
      <w:del w:id="72" w:author="Seán Vrieland" w:date="2024-05-08T08:34:00Z">
        <w:r w:rsidDel="003237D9">
          <w:rPr>
            <w:rFonts w:ascii="Times New Roman" w:eastAsia="Times New Roman" w:hAnsi="Times New Roman" w:cs="Times New Roman"/>
            <w:sz w:val="24"/>
            <w:szCs w:val="24"/>
          </w:rPr>
          <w:delText xml:space="preserve">as </w:delText>
        </w:r>
      </w:del>
      <w:ins w:id="73" w:author="Seán Vrieland" w:date="2024-05-08T08:34:00Z">
        <w:r w:rsidR="003237D9">
          <w:rPr>
            <w:rFonts w:ascii="Times New Roman" w:eastAsia="Times New Roman" w:hAnsi="Times New Roman" w:cs="Times New Roman"/>
            <w:sz w:val="24"/>
            <w:szCs w:val="24"/>
          </w:rPr>
          <w:t xml:space="preserve">for use as </w:t>
        </w:r>
      </w:ins>
      <w:ins w:id="74" w:author="Seán Vrieland" w:date="2024-05-08T08:35:00Z">
        <w:r w:rsidR="003237D9">
          <w:rPr>
            <w:rFonts w:ascii="Times New Roman" w:eastAsia="Times New Roman" w:hAnsi="Times New Roman" w:cs="Times New Roman"/>
            <w:sz w:val="24"/>
            <w:szCs w:val="24"/>
          </w:rPr>
          <w:t>seal strips for charters</w:t>
        </w:r>
      </w:ins>
      <w:ins w:id="75" w:author="Seán Vrieland" w:date="2024-05-08T08:34:00Z">
        <w:r w:rsidR="003237D9">
          <w:rPr>
            <w:rFonts w:ascii="Times New Roman" w:eastAsia="Times New Roman" w:hAnsi="Times New Roman" w:cs="Times New Roman"/>
            <w:sz w:val="24"/>
            <w:szCs w:val="24"/>
          </w:rPr>
          <w:t xml:space="preserve"> </w:t>
        </w:r>
      </w:ins>
      <w:del w:id="76" w:author="Seán Vrieland" w:date="2024-05-08T08:35:00Z">
        <w:r w:rsidDel="003237D9">
          <w:rPr>
            <w:rFonts w:ascii="Times New Roman" w:eastAsia="Times New Roman" w:hAnsi="Times New Roman" w:cs="Times New Roman"/>
            <w:sz w:val="24"/>
            <w:szCs w:val="24"/>
          </w:rPr>
          <w:delText xml:space="preserve">diplomas </w:delText>
        </w:r>
      </w:del>
      <w:r>
        <w:rPr>
          <w:rFonts w:ascii="Times New Roman" w:eastAsia="Times New Roman" w:hAnsi="Times New Roman" w:cs="Times New Roman"/>
          <w:sz w:val="24"/>
          <w:szCs w:val="24"/>
        </w:rPr>
        <w:t>but probably were never actually utilized as such. Smaller fragments, on the other hand, could have served alternate purposes, perhaps as bookmarks.</w:t>
      </w:r>
    </w:p>
    <w:p w14:paraId="4E395F5C" w14:textId="77777777" w:rsidR="00B90963" w:rsidRDefault="00000000">
      <w:pPr>
        <w:spacing w:before="280" w:after="280"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Examining understudied manuscript fragments serves not only to elucidate the texts they contain but also to shed light on the historical and cultural valuation ascribed to the texts and manuscripts themselves. The fragments housed in AM 392 fol. undoubtedly constitute an instance of such significance, with the potential to provide novel perspectives on the text and manuscript environment within the Arnamagnæan manuscript collection.</w:t>
      </w:r>
    </w:p>
    <w:p w14:paraId="0A0C1BED" w14:textId="77777777" w:rsidR="00B90963" w:rsidRDefault="00B90963">
      <w:pPr>
        <w:rPr>
          <w:rFonts w:ascii="Times New Roman" w:eastAsia="Times New Roman" w:hAnsi="Times New Roman" w:cs="Times New Roman"/>
          <w:sz w:val="24"/>
          <w:szCs w:val="24"/>
        </w:rPr>
      </w:pPr>
    </w:p>
    <w:p w14:paraId="0D97FBDD" w14:textId="77777777" w:rsidR="00B90963" w:rsidRDefault="00000000">
      <w:pPr>
        <w:ind w:left="567" w:hanging="5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McGuire, Brian Patrick. (1982). </w:t>
      </w:r>
      <w:r>
        <w:rPr>
          <w:rFonts w:ascii="Times New Roman" w:eastAsia="Times New Roman" w:hAnsi="Times New Roman" w:cs="Times New Roman"/>
          <w:i/>
          <w:sz w:val="24"/>
          <w:szCs w:val="24"/>
        </w:rPr>
        <w:t>The Cistercians in Denmark: Their attitudes, roles and functions in medieval society</w:t>
      </w:r>
      <w:r>
        <w:rPr>
          <w:rFonts w:ascii="Times New Roman" w:eastAsia="Times New Roman" w:hAnsi="Times New Roman" w:cs="Times New Roman"/>
          <w:sz w:val="24"/>
          <w:szCs w:val="24"/>
        </w:rPr>
        <w:t>. Kalamazoo: Cistercian Publications.</w:t>
      </w:r>
    </w:p>
    <w:p w14:paraId="1AA5F992" w14:textId="77777777" w:rsidR="00B90963" w:rsidRDefault="00000000">
      <w:pPr>
        <w:ind w:left="567" w:hanging="5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Kålund, Kristian. (1889). </w:t>
      </w:r>
      <w:r>
        <w:rPr>
          <w:rFonts w:ascii="Times New Roman" w:eastAsia="Times New Roman" w:hAnsi="Times New Roman" w:cs="Times New Roman"/>
          <w:i/>
          <w:sz w:val="24"/>
          <w:szCs w:val="24"/>
        </w:rPr>
        <w:t>Katalog over den Arnamagnæanske håndskriftsamling</w:t>
      </w:r>
      <w:r>
        <w:rPr>
          <w:rFonts w:ascii="Times New Roman" w:eastAsia="Times New Roman" w:hAnsi="Times New Roman" w:cs="Times New Roman"/>
          <w:sz w:val="24"/>
          <w:szCs w:val="24"/>
        </w:rPr>
        <w:t xml:space="preserve">, vol. 1. Copenhagen: Gyldendal. </w:t>
      </w:r>
    </w:p>
    <w:sectPr w:rsidR="00B90963">
      <w:pgSz w:w="11906" w:h="16838"/>
      <w:pgMar w:top="1985" w:right="1701" w:bottom="1701" w:left="1701" w:header="708" w:footer="708" w:gutter="0"/>
      <w:pgNumType w:start="1"/>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1" w:author="Seán Vrieland" w:date="2024-05-08T10:20:00Z" w:initials="SV">
    <w:p w14:paraId="36F4012E" w14:textId="77777777" w:rsidR="006C5EEA" w:rsidRDefault="006C5EEA" w:rsidP="006C5EEA">
      <w:r>
        <w:rPr>
          <w:rStyle w:val="CommentReference"/>
        </w:rPr>
        <w:annotationRef/>
      </w:r>
      <w:r>
        <w:rPr>
          <w:color w:val="000000"/>
          <w:sz w:val="20"/>
          <w:szCs w:val="20"/>
        </w:rPr>
        <w:t>Awk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6F401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7E1DB8D" w16cex:dateUtc="2024-05-08T0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6F4012E" w16cid:durableId="47E1DB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22DCD" w14:textId="77777777" w:rsidR="00CE6603" w:rsidRDefault="00CE6603">
      <w:pPr>
        <w:spacing w:after="0" w:line="240" w:lineRule="auto"/>
      </w:pPr>
      <w:r>
        <w:separator/>
      </w:r>
    </w:p>
  </w:endnote>
  <w:endnote w:type="continuationSeparator" w:id="0">
    <w:p w14:paraId="171D4480" w14:textId="77777777" w:rsidR="00CE6603" w:rsidRDefault="00CE66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2" w:fontKey="{7E15E102-A1FE-384A-80D9-D464148787A4}"/>
  </w:font>
  <w:font w:name="Calibri">
    <w:panose1 w:val="020F0502020204030204"/>
    <w:charset w:val="EE"/>
    <w:family w:val="swiss"/>
    <w:pitch w:val="variable"/>
    <w:sig w:usb0="E4002EFF" w:usb1="C000247B" w:usb2="00000009" w:usb3="00000000" w:csb0="000001FF" w:csb1="00000000"/>
    <w:embedRegular r:id="rId3" w:fontKey="{D166957D-F1B5-C24C-B12D-63923AC2CD71}"/>
    <w:embedBold r:id="rId4" w:fontKey="{BF92DC44-2E78-A748-8CA7-736C2C6BE47F}"/>
  </w:font>
  <w:font w:name="Times New Roman">
    <w:panose1 w:val="02020603050405020304"/>
    <w:charset w:val="EE"/>
    <w:family w:val="roman"/>
    <w:pitch w:val="variable"/>
    <w:sig w:usb0="E0002EFF" w:usb1="C000785B" w:usb2="00000009" w:usb3="00000000" w:csb0="000001FF" w:csb1="00000000"/>
    <w:embedRegular r:id="rId5" w:fontKey="{A59877F4-9753-1D41-B77F-D7A43B6D3A71}"/>
    <w:embedBold r:id="rId6" w:fontKey="{B7A982E2-E9D1-134E-95B4-E0C5DB4F60CC}"/>
    <w:embedItalic r:id="rId7" w:fontKey="{95D8AEF7-A017-A648-A84A-454B4625B493}"/>
  </w:font>
  <w:font w:name="Georgia">
    <w:panose1 w:val="02040502050405020303"/>
    <w:charset w:val="00"/>
    <w:family w:val="roman"/>
    <w:pitch w:val="variable"/>
    <w:sig w:usb0="00000287" w:usb1="00000000" w:usb2="00000000" w:usb3="00000000" w:csb0="0000009F" w:csb1="00000000"/>
    <w:embedRegular r:id="rId8" w:fontKey="{AF3ADC44-3C16-8E4A-81BF-DD43030EFE0F}"/>
    <w:embedItalic r:id="rId9" w:fontKey="{00426B82-82DA-C94C-B3B9-308C35B0EB0F}"/>
  </w:font>
  <w:font w:name="Arial">
    <w:panose1 w:val="020B0604020202020204"/>
    <w:charset w:val="00"/>
    <w:family w:val="swiss"/>
    <w:pitch w:val="variable"/>
    <w:sig w:usb0="E0002AFF" w:usb1="C0007843" w:usb2="00000009" w:usb3="00000000" w:csb0="000001FF" w:csb1="00000000"/>
    <w:embedRegular r:id="rId10" w:fontKey="{0DE52C99-74D5-664D-BF10-C300F1135686}"/>
    <w:embedItalic r:id="rId11" w:fontKey="{FC0B5983-16F0-EE42-B38E-74A9225E648A}"/>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embedRegular r:id="rId12" w:fontKey="{FAA5F3C6-BC18-3E42-BDF1-4CB76A7E8338}"/>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17CE7" w14:textId="77777777" w:rsidR="00CE6603" w:rsidRDefault="00CE6603">
      <w:pPr>
        <w:spacing w:after="0" w:line="240" w:lineRule="auto"/>
      </w:pPr>
      <w:r>
        <w:separator/>
      </w:r>
    </w:p>
  </w:footnote>
  <w:footnote w:type="continuationSeparator" w:id="0">
    <w:p w14:paraId="0562F153" w14:textId="77777777" w:rsidR="00CE6603" w:rsidRDefault="00CE6603">
      <w:pPr>
        <w:spacing w:after="0" w:line="240" w:lineRule="auto"/>
      </w:pPr>
      <w:r>
        <w:continuationSeparator/>
      </w:r>
    </w:p>
  </w:footnote>
  <w:footnote w:id="1">
    <w:p w14:paraId="6B9BA582" w14:textId="77777777" w:rsidR="00B90963" w:rsidRDefault="00000000">
      <w:pPr>
        <w:spacing w:after="0" w:line="240" w:lineRule="auto"/>
        <w:rPr>
          <w:rFonts w:ascii="Arial" w:eastAsia="Arial" w:hAnsi="Arial" w:cs="Arial"/>
          <w:color w:val="3A3A3A"/>
          <w:sz w:val="23"/>
          <w:szCs w:val="23"/>
          <w:highlight w:val="white"/>
        </w:rPr>
      </w:pPr>
      <w:r>
        <w:rPr>
          <w:vertAlign w:val="superscript"/>
        </w:rPr>
        <w:footnoteRef/>
      </w:r>
      <w:r>
        <w:rPr>
          <w:sz w:val="20"/>
          <w:szCs w:val="20"/>
        </w:rPr>
        <w:t xml:space="preserve"> </w:t>
      </w:r>
      <w:r>
        <w:rPr>
          <w:rFonts w:ascii="Arial" w:eastAsia="Arial" w:hAnsi="Arial" w:cs="Arial"/>
          <w:color w:val="3A3A3A"/>
          <w:sz w:val="23"/>
          <w:szCs w:val="23"/>
          <w:highlight w:val="white"/>
        </w:rPr>
        <w:t xml:space="preserve">Gregor IX. </w:t>
      </w:r>
      <w:r>
        <w:rPr>
          <w:rFonts w:ascii="Arial" w:eastAsia="Arial" w:hAnsi="Arial" w:cs="Arial"/>
          <w:i/>
          <w:color w:val="3A3A3A"/>
          <w:sz w:val="23"/>
          <w:szCs w:val="23"/>
          <w:highlight w:val="white"/>
        </w:rPr>
        <w:t>Decretales Gregorii noni pontificis : cum epitomis, divisionibus &amp; glossis ordinariis, una cum additionibus novissime recognitae, &amp; infinitis prope mendis purgatae studio &amp; industria clarissimi iureconsulti ... expunctis ...</w:t>
      </w:r>
      <w:r>
        <w:rPr>
          <w:rFonts w:ascii="Arial" w:eastAsia="Arial" w:hAnsi="Arial" w:cs="Arial"/>
          <w:color w:val="3A3A3A"/>
          <w:sz w:val="23"/>
          <w:szCs w:val="23"/>
          <w:highlight w:val="white"/>
        </w:rPr>
        <w:t xml:space="preserve"> Lugduni: a Porta &amp; Vincentius, 1558. [</w:t>
      </w:r>
      <w:r>
        <w:rPr>
          <w:color w:val="3A3A3A"/>
          <w:sz w:val="24"/>
          <w:szCs w:val="24"/>
          <w:highlight w:val="white"/>
        </w:rPr>
        <w:t>Elektronische Reproduktion, München]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17502C"/>
    <w:multiLevelType w:val="multilevel"/>
    <w:tmpl w:val="C00E79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81660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eán Vrieland">
    <w15:presenceInfo w15:providerId="AD" w15:userId="S::sfd989@ku.dk::eba661c1-7c13-49b0-b9b2-a05ed24d79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embedTrueTypeFont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963"/>
    <w:rsid w:val="003237D9"/>
    <w:rsid w:val="00493103"/>
    <w:rsid w:val="006C5EEA"/>
    <w:rsid w:val="006F1333"/>
    <w:rsid w:val="00A17397"/>
    <w:rsid w:val="00B67D1C"/>
    <w:rsid w:val="00B90963"/>
    <w:rsid w:val="00CE6603"/>
    <w:rsid w:val="00D03A9C"/>
    <w:rsid w:val="00DB0354"/>
    <w:rsid w:val="00FF211A"/>
  </w:rsids>
  <m:mathPr>
    <m:mathFont m:val="Cambria Math"/>
    <m:brkBin m:val="before"/>
    <m:brkBinSub m:val="--"/>
    <m:smallFrac m:val="0"/>
    <m:dispDef/>
    <m:lMargin m:val="0"/>
    <m:rMargin m:val="0"/>
    <m:defJc m:val="centerGroup"/>
    <m:wrapIndent m:val="1440"/>
    <m:intLim m:val="subSup"/>
    <m:naryLim m:val="undOvr"/>
  </m:mathPr>
  <w:themeFontLang w:val="is-I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1A6F2"/>
  <w15:docId w15:val="{45CBC982-1D48-42A0-BEF7-55063154A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is-I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2455C"/>
    <w:pPr>
      <w:tabs>
        <w:tab w:val="center" w:pos="4252"/>
        <w:tab w:val="right" w:pos="8504"/>
      </w:tabs>
      <w:spacing w:after="0" w:line="240" w:lineRule="auto"/>
    </w:pPr>
  </w:style>
  <w:style w:type="character" w:customStyle="1" w:styleId="HeaderChar">
    <w:name w:val="Header Char"/>
    <w:basedOn w:val="DefaultParagraphFont"/>
    <w:link w:val="Header"/>
    <w:uiPriority w:val="99"/>
    <w:rsid w:val="0092455C"/>
  </w:style>
  <w:style w:type="paragraph" w:styleId="Footer">
    <w:name w:val="footer"/>
    <w:basedOn w:val="Normal"/>
    <w:link w:val="FooterChar"/>
    <w:uiPriority w:val="99"/>
    <w:unhideWhenUsed/>
    <w:rsid w:val="0092455C"/>
    <w:pPr>
      <w:tabs>
        <w:tab w:val="center" w:pos="4252"/>
        <w:tab w:val="right" w:pos="8504"/>
      </w:tabs>
      <w:spacing w:after="0" w:line="240" w:lineRule="auto"/>
    </w:pPr>
  </w:style>
  <w:style w:type="character" w:customStyle="1" w:styleId="FooterChar">
    <w:name w:val="Footer Char"/>
    <w:basedOn w:val="DefaultParagraphFont"/>
    <w:link w:val="Footer"/>
    <w:uiPriority w:val="99"/>
    <w:rsid w:val="0092455C"/>
  </w:style>
  <w:style w:type="paragraph" w:styleId="NormalWeb">
    <w:name w:val="Normal (Web)"/>
    <w:basedOn w:val="Normal"/>
    <w:uiPriority w:val="99"/>
    <w:semiHidden/>
    <w:unhideWhenUsed/>
    <w:rsid w:val="00D450E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E5F3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Revision">
    <w:name w:val="Revision"/>
    <w:hidden/>
    <w:uiPriority w:val="99"/>
    <w:semiHidden/>
    <w:rsid w:val="006F1333"/>
    <w:pPr>
      <w:spacing w:after="0" w:line="240" w:lineRule="auto"/>
    </w:pPr>
  </w:style>
  <w:style w:type="character" w:styleId="CommentReference">
    <w:name w:val="annotation reference"/>
    <w:basedOn w:val="DefaultParagraphFont"/>
    <w:uiPriority w:val="99"/>
    <w:semiHidden/>
    <w:unhideWhenUsed/>
    <w:rsid w:val="006C5EEA"/>
    <w:rPr>
      <w:sz w:val="16"/>
      <w:szCs w:val="16"/>
    </w:rPr>
  </w:style>
  <w:style w:type="paragraph" w:styleId="CommentText">
    <w:name w:val="annotation text"/>
    <w:basedOn w:val="Normal"/>
    <w:link w:val="CommentTextChar"/>
    <w:uiPriority w:val="99"/>
    <w:semiHidden/>
    <w:unhideWhenUsed/>
    <w:rsid w:val="006C5EEA"/>
    <w:pPr>
      <w:spacing w:line="240" w:lineRule="auto"/>
    </w:pPr>
    <w:rPr>
      <w:sz w:val="20"/>
      <w:szCs w:val="20"/>
    </w:rPr>
  </w:style>
  <w:style w:type="character" w:customStyle="1" w:styleId="CommentTextChar">
    <w:name w:val="Comment Text Char"/>
    <w:basedOn w:val="DefaultParagraphFont"/>
    <w:link w:val="CommentText"/>
    <w:uiPriority w:val="99"/>
    <w:semiHidden/>
    <w:rsid w:val="006C5EEA"/>
    <w:rPr>
      <w:sz w:val="20"/>
      <w:szCs w:val="20"/>
    </w:rPr>
  </w:style>
  <w:style w:type="paragraph" w:styleId="CommentSubject">
    <w:name w:val="annotation subject"/>
    <w:basedOn w:val="CommentText"/>
    <w:next w:val="CommentText"/>
    <w:link w:val="CommentSubjectChar"/>
    <w:uiPriority w:val="99"/>
    <w:semiHidden/>
    <w:unhideWhenUsed/>
    <w:rsid w:val="006C5EEA"/>
    <w:rPr>
      <w:b/>
      <w:bCs/>
    </w:rPr>
  </w:style>
  <w:style w:type="character" w:customStyle="1" w:styleId="CommentSubjectChar">
    <w:name w:val="Comment Subject Char"/>
    <w:basedOn w:val="CommentTextChar"/>
    <w:link w:val="CommentSubject"/>
    <w:uiPriority w:val="99"/>
    <w:semiHidden/>
    <w:rsid w:val="006C5EE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þ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MrS7rndDT6P25tzeDpDK6V556Q==">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Pages>
  <Words>882</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dc:creator>
  <cp:lastModifiedBy>Seán Vrieland</cp:lastModifiedBy>
  <cp:revision>5</cp:revision>
  <dcterms:created xsi:type="dcterms:W3CDTF">2024-04-19T16:55:00Z</dcterms:created>
  <dcterms:modified xsi:type="dcterms:W3CDTF">2024-05-08T08:21:00Z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0x01010067FF57F263F6E24CA08BB829D2D71FDC</vt:lpwstr>
  </property>
</Properties>
</file>