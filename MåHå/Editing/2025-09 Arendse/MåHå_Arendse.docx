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756CE" w14:textId="4B7348B1" w:rsidR="00AA1F9C" w:rsidRDefault="00D205DD">
      <w:pPr>
        <w:rPr>
          <w:lang w:val="fo-FO"/>
        </w:rPr>
      </w:pPr>
      <w:r>
        <w:rPr>
          <w:lang w:val="fo-FO"/>
        </w:rPr>
        <w:t>At peje på maniculaer: AM 76 8vo</w:t>
      </w:r>
    </w:p>
    <w:p w14:paraId="60463607" w14:textId="77777777" w:rsidR="00D205DD" w:rsidRDefault="00D205DD">
      <w:pPr>
        <w:rPr>
          <w:lang w:val="fo-FO"/>
        </w:rPr>
      </w:pPr>
    </w:p>
    <w:p w14:paraId="38279FCE" w14:textId="4CF98CC4" w:rsidR="00D205DD" w:rsidRDefault="00D205DD">
      <w:pPr>
        <w:rPr>
          <w:lang w:val="fo-FO"/>
        </w:rPr>
      </w:pPr>
      <w:r>
        <w:rPr>
          <w:b/>
          <w:bCs/>
          <w:lang w:val="fo-FO"/>
        </w:rPr>
        <w:t>Månedens Håndskrift</w:t>
      </w:r>
      <w:r>
        <w:rPr>
          <w:lang w:val="fo-FO"/>
        </w:rPr>
        <w:t xml:space="preserve"> Marginalier er en populær metode at interagere med en tekst</w:t>
      </w:r>
      <w:r w:rsidR="00287D61">
        <w:rPr>
          <w:lang w:val="fo-FO"/>
        </w:rPr>
        <w:t xml:space="preserve"> </w:t>
      </w:r>
      <w:ins w:id="0" w:author="Emma Marie Poulsen" w:date="2025-09-11T21:24:00Z" w16du:dateUtc="2025-09-11T19:24:00Z">
        <w:r w:rsidR="00287D61">
          <w:rPr>
            <w:lang w:val="fo-FO"/>
          </w:rPr>
          <w:t>på</w:t>
        </w:r>
      </w:ins>
      <w:ins w:id="1" w:author="Emma Marie Poulsen" w:date="2025-09-11T21:25:00Z" w16du:dateUtc="2025-09-11T19:25:00Z">
        <w:r w:rsidR="00287D61">
          <w:rPr>
            <w:lang w:val="fo-FO"/>
          </w:rPr>
          <w:t>.</w:t>
        </w:r>
      </w:ins>
      <w:del w:id="2" w:author="Emma Marie Poulsen" w:date="2025-09-11T21:25:00Z" w16du:dateUtc="2025-09-11T19:25:00Z">
        <w:r w:rsidDel="00287D61">
          <w:rPr>
            <w:lang w:val="fo-FO"/>
          </w:rPr>
          <w:delText>;</w:delText>
        </w:r>
      </w:del>
      <w:r>
        <w:rPr>
          <w:lang w:val="fo-FO"/>
        </w:rPr>
        <w:t xml:space="preserve"> </w:t>
      </w:r>
      <w:ins w:id="3" w:author="Emma Marie Poulsen" w:date="2025-09-11T21:25:00Z" w16du:dateUtc="2025-09-11T19:25:00Z">
        <w:r w:rsidR="00287D61">
          <w:rPr>
            <w:lang w:val="fo-FO"/>
          </w:rPr>
          <w:t>I</w:t>
        </w:r>
      </w:ins>
      <w:del w:id="4" w:author="Emma Marie Poulsen" w:date="2025-09-11T21:25:00Z" w16du:dateUtc="2025-09-11T19:25:00Z">
        <w:r w:rsidDel="00287D61">
          <w:rPr>
            <w:lang w:val="fo-FO"/>
          </w:rPr>
          <w:delText>i</w:delText>
        </w:r>
      </w:del>
      <w:r>
        <w:rPr>
          <w:lang w:val="fo-FO"/>
        </w:rPr>
        <w:t xml:space="preserve"> håndskriftet AM 76 8vo vises flere maniculaer</w:t>
      </w:r>
      <w:ins w:id="5" w:author="Emma Marie Poulsen" w:date="2025-09-11T21:26:00Z" w16du:dateUtc="2025-09-11T19:26:00Z">
        <w:r w:rsidR="00287D61">
          <w:rPr>
            <w:lang w:val="fo-FO"/>
          </w:rPr>
          <w:t>;</w:t>
        </w:r>
      </w:ins>
      <w:del w:id="6" w:author="Emma Marie Poulsen" w:date="2025-09-11T21:26:00Z" w16du:dateUtc="2025-09-11T19:26:00Z">
        <w:r w:rsidDel="00287D61">
          <w:rPr>
            <w:lang w:val="fo-FO"/>
          </w:rPr>
          <w:delText>,</w:delText>
        </w:r>
      </w:del>
      <w:r>
        <w:rPr>
          <w:lang w:val="fo-FO"/>
        </w:rPr>
        <w:t xml:space="preserve"> en form for marginalia der </w:t>
      </w:r>
      <w:ins w:id="7" w:author="Emma Marie Poulsen" w:date="2025-09-11T21:26:00Z" w16du:dateUtc="2025-09-11T19:26:00Z">
        <w:r w:rsidR="00287D61">
          <w:rPr>
            <w:lang w:val="fo-FO"/>
          </w:rPr>
          <w:t xml:space="preserve">– </w:t>
        </w:r>
      </w:ins>
      <w:del w:id="8" w:author="Emma Marie Poulsen" w:date="2025-09-11T21:26:00Z" w16du:dateUtc="2025-09-11T19:26:00Z">
        <w:r w:rsidDel="00287D61">
          <w:rPr>
            <w:lang w:val="fo-FO"/>
          </w:rPr>
          <w:delText>—</w:delText>
        </w:r>
      </w:del>
      <w:r>
        <w:rPr>
          <w:lang w:val="fo-FO"/>
        </w:rPr>
        <w:t xml:space="preserve"> bogstaveligt talt </w:t>
      </w:r>
      <w:ins w:id="9" w:author="Emma Marie Poulsen" w:date="2025-09-11T21:26:00Z" w16du:dateUtc="2025-09-11T19:26:00Z">
        <w:r w:rsidR="00287D61">
          <w:rPr>
            <w:lang w:val="fo-FO"/>
          </w:rPr>
          <w:t xml:space="preserve">– </w:t>
        </w:r>
      </w:ins>
      <w:del w:id="10" w:author="Emma Marie Poulsen" w:date="2025-09-11T21:26:00Z" w16du:dateUtc="2025-09-11T19:26:00Z">
        <w:r w:rsidDel="00287D61">
          <w:rPr>
            <w:lang w:val="fo-FO"/>
          </w:rPr>
          <w:delText>—</w:delText>
        </w:r>
      </w:del>
      <w:r>
        <w:rPr>
          <w:lang w:val="fo-FO"/>
        </w:rPr>
        <w:t xml:space="preserve"> pe</w:t>
      </w:r>
      <w:ins w:id="11" w:author="Emma Marie Poulsen" w:date="2025-09-11T21:26:00Z" w16du:dateUtc="2025-09-11T19:26:00Z">
        <w:r w:rsidR="00287D61">
          <w:rPr>
            <w:lang w:val="fo-FO"/>
          </w:rPr>
          <w:t>g</w:t>
        </w:r>
      </w:ins>
      <w:del w:id="12" w:author="Emma Marie Poulsen" w:date="2025-09-11T21:26:00Z" w16du:dateUtc="2025-09-11T19:26:00Z">
        <w:r w:rsidDel="00287D61">
          <w:rPr>
            <w:lang w:val="fo-FO"/>
          </w:rPr>
          <w:delText>j</w:delText>
        </w:r>
      </w:del>
      <w:r>
        <w:rPr>
          <w:lang w:val="fo-FO"/>
        </w:rPr>
        <w:t>er på teksten.</w:t>
      </w:r>
    </w:p>
    <w:p w14:paraId="20112DB1" w14:textId="77777777" w:rsidR="00D205DD" w:rsidRDefault="00D205DD">
      <w:pPr>
        <w:rPr>
          <w:lang w:val="fo-FO"/>
        </w:rPr>
      </w:pPr>
    </w:p>
    <w:p w14:paraId="3DA09669" w14:textId="7224EEB2" w:rsidR="00D205DD" w:rsidRDefault="00D205DD">
      <w:pPr>
        <w:rPr>
          <w:lang w:val="fo-FO"/>
        </w:rPr>
      </w:pPr>
      <w:r>
        <w:rPr>
          <w:lang w:val="fo-FO"/>
        </w:rPr>
        <w:t>Foto: Seks maniculaer i AM 76 8vo</w:t>
      </w:r>
    </w:p>
    <w:p w14:paraId="4D9895A4" w14:textId="77777777" w:rsidR="00D205DD" w:rsidRDefault="00D205DD">
      <w:pPr>
        <w:rPr>
          <w:lang w:val="fo-FO"/>
        </w:rPr>
      </w:pPr>
    </w:p>
    <w:p w14:paraId="444F896E" w14:textId="28405B77" w:rsidR="00D205DD" w:rsidRDefault="00D205DD">
      <w:pPr>
        <w:rPr>
          <w:lang w:val="fo-FO"/>
        </w:rPr>
      </w:pPr>
      <w:r>
        <w:rPr>
          <w:lang w:val="fo-FO"/>
        </w:rPr>
        <w:t xml:space="preserve">Et dansk håndskrift fra slutningen af det 15. århundrede, AM 76 8vo, indeholder 58 forskellige tekster, bl.a. liturgier, salmer og </w:t>
      </w:r>
      <w:r w:rsidR="00341BD8">
        <w:rPr>
          <w:lang w:val="fo-FO"/>
        </w:rPr>
        <w:t>formler. Det indeholder også den eneste håndskrev</w:t>
      </w:r>
      <w:ins w:id="13" w:author="Emma Marie Poulsen" w:date="2025-09-11T21:27:00Z" w16du:dateUtc="2025-09-11T19:27:00Z">
        <w:r w:rsidR="00287D61">
          <w:rPr>
            <w:lang w:val="fo-FO"/>
          </w:rPr>
          <w:t>ne</w:t>
        </w:r>
      </w:ins>
      <w:del w:id="14" w:author="Emma Marie Poulsen" w:date="2025-09-11T21:27:00Z" w16du:dateUtc="2025-09-11T19:27:00Z">
        <w:r w:rsidR="00341BD8" w:rsidDel="00287D61">
          <w:rPr>
            <w:lang w:val="fo-FO"/>
          </w:rPr>
          <w:delText>en</w:delText>
        </w:r>
      </w:del>
      <w:r w:rsidR="00341BD8">
        <w:rPr>
          <w:lang w:val="fo-FO"/>
        </w:rPr>
        <w:t xml:space="preserve"> kopi på ældre dansk af </w:t>
      </w:r>
      <w:r w:rsidR="00341BD8">
        <w:rPr>
          <w:i/>
          <w:iCs/>
          <w:lang w:val="fo-FO"/>
        </w:rPr>
        <w:t>Lucidarius</w:t>
      </w:r>
      <w:ins w:id="15" w:author="Emma Marie Poulsen" w:date="2025-09-11T21:28:00Z" w16du:dateUtc="2025-09-11T19:28:00Z">
        <w:r w:rsidR="00287D61">
          <w:rPr>
            <w:lang w:val="fo-FO"/>
          </w:rPr>
          <w:t xml:space="preserve"> – </w:t>
        </w:r>
      </w:ins>
      <w:del w:id="16" w:author="Emma Marie Poulsen" w:date="2025-09-11T21:28:00Z" w16du:dateUtc="2025-09-11T19:28:00Z">
        <w:r w:rsidR="00341BD8" w:rsidDel="00287D61">
          <w:rPr>
            <w:lang w:val="fo-FO"/>
          </w:rPr>
          <w:delText>,</w:delText>
        </w:r>
      </w:del>
      <w:r w:rsidR="00341BD8">
        <w:rPr>
          <w:lang w:val="fo-FO"/>
        </w:rPr>
        <w:t xml:space="preserve"> et anonymt middelalderværk, der gennemgår religionens tro og senere almen viden. Det faktum, at håndskriftet indeholder flere værker, er typisk for håndskrifter, der blev </w:t>
      </w:r>
      <w:r w:rsidR="00032E24">
        <w:rPr>
          <w:lang w:val="fo-FO"/>
        </w:rPr>
        <w:t>af</w:t>
      </w:r>
      <w:commentRangeStart w:id="17"/>
      <w:r w:rsidR="00341BD8">
        <w:rPr>
          <w:lang w:val="fo-FO"/>
        </w:rPr>
        <w:t>fattet</w:t>
      </w:r>
      <w:commentRangeEnd w:id="17"/>
      <w:r w:rsidR="00287D61">
        <w:rPr>
          <w:rStyle w:val="CommentReference"/>
        </w:rPr>
        <w:commentReference w:id="17"/>
      </w:r>
      <w:r w:rsidR="00341BD8">
        <w:rPr>
          <w:lang w:val="fo-FO"/>
        </w:rPr>
        <w:t xml:space="preserve"> og kopieret i løbet af middelalderen. (Der foregår så meget i netop dette håndskrift, at det allerede en gang før </w:t>
      </w:r>
      <w:ins w:id="18" w:author="Emma Marie Poulsen" w:date="2025-09-11T21:33:00Z" w16du:dateUtc="2025-09-11T19:33:00Z">
        <w:r w:rsidR="00287D61">
          <w:rPr>
            <w:lang w:val="fo-FO"/>
          </w:rPr>
          <w:t xml:space="preserve">har været </w:t>
        </w:r>
      </w:ins>
      <w:del w:id="19" w:author="Emma Marie Poulsen" w:date="2025-09-11T21:33:00Z" w16du:dateUtc="2025-09-11T19:33:00Z">
        <w:r w:rsidR="00341BD8" w:rsidDel="00287D61">
          <w:rPr>
            <w:lang w:val="fo-FO"/>
          </w:rPr>
          <w:delText xml:space="preserve">er blevet udsat for en indslag af </w:delText>
        </w:r>
      </w:del>
      <w:r w:rsidR="00341BD8">
        <w:rPr>
          <w:lang w:val="fo-FO"/>
        </w:rPr>
        <w:t xml:space="preserve">Månedens Håndskrift; se Britta Olrik Frederiksens </w:t>
      </w:r>
      <w:r w:rsidR="00032E24">
        <w:rPr>
          <w:lang w:val="fo-FO"/>
        </w:rPr>
        <w:t xml:space="preserve">indslag </w:t>
      </w:r>
      <w:r w:rsidR="00032E24">
        <w:rPr>
          <w:i/>
          <w:iCs/>
          <w:lang w:val="fo-FO"/>
        </w:rPr>
        <w:t>En skolelærers håndbog?</w:t>
      </w:r>
      <w:r w:rsidR="00341BD8">
        <w:rPr>
          <w:lang w:val="fo-FO"/>
        </w:rPr>
        <w:t xml:space="preserve"> for et overblik over håndskriftet.)</w:t>
      </w:r>
    </w:p>
    <w:p w14:paraId="2A3C1143" w14:textId="77777777" w:rsidR="00341BD8" w:rsidRDefault="00341BD8">
      <w:pPr>
        <w:rPr>
          <w:lang w:val="fo-FO"/>
        </w:rPr>
      </w:pPr>
    </w:p>
    <w:p w14:paraId="064F61C7" w14:textId="0EB2C74A" w:rsidR="00341BD8" w:rsidRDefault="00032E24">
      <w:pPr>
        <w:rPr>
          <w:lang w:val="fo-FO"/>
        </w:rPr>
      </w:pPr>
      <w:r>
        <w:rPr>
          <w:lang w:val="fo-FO"/>
        </w:rPr>
        <w:t>Pa</w:t>
      </w:r>
      <w:r w:rsidR="00341BD8">
        <w:rPr>
          <w:lang w:val="fo-FO"/>
        </w:rPr>
        <w:t>læografisk analyse afslører, at flere skrivere havde gang i håndskritet</w:t>
      </w:r>
      <w:ins w:id="20" w:author="Emma Marie Poulsen" w:date="2025-09-11T21:37:00Z" w16du:dateUtc="2025-09-11T19:37:00Z">
        <w:r w:rsidR="00287D61">
          <w:rPr>
            <w:lang w:val="fo-FO"/>
          </w:rPr>
          <w:t>. Derfor</w:t>
        </w:r>
      </w:ins>
      <w:del w:id="21" w:author="Emma Marie Poulsen" w:date="2025-09-11T21:37:00Z" w16du:dateUtc="2025-09-11T19:37:00Z">
        <w:r w:rsidR="00341BD8" w:rsidDel="00287D61">
          <w:rPr>
            <w:lang w:val="fo-FO"/>
          </w:rPr>
          <w:delText>,</w:delText>
        </w:r>
      </w:del>
      <w:r w:rsidR="00341BD8">
        <w:rPr>
          <w:lang w:val="fo-FO"/>
        </w:rPr>
        <w:t xml:space="preserve"> er det svæ</w:t>
      </w:r>
      <w:del w:id="22" w:author="Emma Marie Poulsen" w:date="2025-09-11T21:37:00Z" w16du:dateUtc="2025-09-11T19:37:00Z">
        <w:r w:rsidR="00341BD8" w:rsidDel="00287D61">
          <w:rPr>
            <w:lang w:val="fo-FO"/>
          </w:rPr>
          <w:delText>e</w:delText>
        </w:r>
      </w:del>
      <w:r w:rsidR="00341BD8">
        <w:rPr>
          <w:lang w:val="fo-FO"/>
        </w:rPr>
        <w:t>rt at afgøre</w:t>
      </w:r>
      <w:del w:id="23" w:author="Emma Marie Poulsen" w:date="2025-09-11T21:37:00Z" w16du:dateUtc="2025-09-11T19:37:00Z">
        <w:r w:rsidR="00341BD8" w:rsidDel="00287D61">
          <w:rPr>
            <w:lang w:val="fo-FO"/>
          </w:rPr>
          <w:delText>,</w:delText>
        </w:r>
      </w:del>
      <w:r w:rsidR="00341BD8">
        <w:rPr>
          <w:lang w:val="fo-FO"/>
        </w:rPr>
        <w:t xml:space="preserve"> nøjagtig</w:t>
      </w:r>
      <w:ins w:id="24" w:author="Emma Marie Poulsen" w:date="2025-09-11T21:37:00Z" w16du:dateUtc="2025-09-11T19:37:00Z">
        <w:r w:rsidR="00287D61">
          <w:rPr>
            <w:lang w:val="fo-FO"/>
          </w:rPr>
          <w:t>,</w:t>
        </w:r>
      </w:ins>
      <w:r w:rsidR="00341BD8">
        <w:rPr>
          <w:lang w:val="fo-FO"/>
        </w:rPr>
        <w:t xml:space="preserve"> hvor en hånd slutter og den næste begynder (se </w:t>
      </w:r>
      <w:r w:rsidR="00341BD8">
        <w:rPr>
          <w:i/>
          <w:iCs/>
          <w:lang w:val="fo-FO"/>
        </w:rPr>
        <w:t>A Danish Teacher’s Manual</w:t>
      </w:r>
      <w:r w:rsidR="00341BD8">
        <w:rPr>
          <w:lang w:val="fo-FO"/>
        </w:rPr>
        <w:t xml:space="preserve"> bind 2). </w:t>
      </w:r>
      <w:commentRangeStart w:id="25"/>
      <w:r w:rsidR="00341BD8">
        <w:rPr>
          <w:lang w:val="fo-FO"/>
        </w:rPr>
        <w:t xml:space="preserve">Nogle afsnit er skrevet mere </w:t>
      </w:r>
      <w:commentRangeStart w:id="26"/>
      <w:r w:rsidR="00341BD8">
        <w:rPr>
          <w:lang w:val="fo-FO"/>
        </w:rPr>
        <w:t>kompakt</w:t>
      </w:r>
      <w:del w:id="27" w:author="Emma Marie Poulsen" w:date="2025-09-11T21:37:00Z" w16du:dateUtc="2025-09-11T19:37:00Z">
        <w:r w:rsidR="00341BD8" w:rsidDel="00287D61">
          <w:rPr>
            <w:lang w:val="fo-FO"/>
          </w:rPr>
          <w:delText>e</w:delText>
        </w:r>
      </w:del>
      <w:r w:rsidR="00341BD8">
        <w:rPr>
          <w:lang w:val="fo-FO"/>
        </w:rPr>
        <w:t>, andre mere flydende i bred</w:t>
      </w:r>
      <w:ins w:id="28" w:author="Emma Marie Poulsen" w:date="2025-09-11T21:37:00Z" w16du:dateUtc="2025-09-11T19:37:00Z">
        <w:r w:rsidR="00287D61">
          <w:rPr>
            <w:lang w:val="fo-FO"/>
          </w:rPr>
          <w:t>d</w:t>
        </w:r>
      </w:ins>
      <w:del w:id="29" w:author="Emma Marie Poulsen" w:date="2025-09-11T21:37:00Z" w16du:dateUtc="2025-09-11T19:37:00Z">
        <w:r w:rsidR="00341BD8" w:rsidDel="00287D61">
          <w:rPr>
            <w:lang w:val="fo-FO"/>
          </w:rPr>
          <w:delText>t</w:delText>
        </w:r>
      </w:del>
      <w:r w:rsidR="00341BD8">
        <w:rPr>
          <w:lang w:val="fo-FO"/>
        </w:rPr>
        <w:t>en</w:t>
      </w:r>
      <w:commentRangeEnd w:id="26"/>
      <w:r w:rsidR="00287D61">
        <w:rPr>
          <w:rStyle w:val="CommentReference"/>
        </w:rPr>
        <w:commentReference w:id="26"/>
      </w:r>
      <w:del w:id="30" w:author="Emma Marie Poulsen" w:date="2025-09-11T21:39:00Z" w16du:dateUtc="2025-09-11T19:39:00Z">
        <w:r w:rsidR="00341BD8" w:rsidDel="00287D61">
          <w:rPr>
            <w:lang w:val="fo-FO"/>
          </w:rPr>
          <w:delText>,</w:delText>
        </w:r>
      </w:del>
      <w:r w:rsidR="00341BD8">
        <w:rPr>
          <w:lang w:val="fo-FO"/>
        </w:rPr>
        <w:t xml:space="preserve"> ofte ved brug af </w:t>
      </w:r>
      <w:commentRangeStart w:id="31"/>
      <w:r w:rsidR="00341BD8">
        <w:rPr>
          <w:lang w:val="fo-FO"/>
        </w:rPr>
        <w:t>lignende</w:t>
      </w:r>
      <w:commentRangeEnd w:id="31"/>
      <w:r w:rsidR="00287D61">
        <w:rPr>
          <w:rStyle w:val="CommentReference"/>
        </w:rPr>
        <w:commentReference w:id="31"/>
      </w:r>
      <w:r w:rsidR="00341BD8">
        <w:rPr>
          <w:lang w:val="fo-FO"/>
        </w:rPr>
        <w:t xml:space="preserve"> udseende af enkelte bogstaver. Det er derfor </w:t>
      </w:r>
      <w:ins w:id="32" w:author="Emma Marie Poulsen" w:date="2025-09-11T21:39:00Z" w16du:dateUtc="2025-09-11T19:39:00Z">
        <w:r w:rsidR="00287D61">
          <w:rPr>
            <w:lang w:val="fo-FO"/>
          </w:rPr>
          <w:t xml:space="preserve">vanskeligt </w:t>
        </w:r>
      </w:ins>
      <w:del w:id="33" w:author="Emma Marie Poulsen" w:date="2025-09-11T21:39:00Z" w16du:dateUtc="2025-09-11T19:39:00Z">
        <w:r w:rsidR="00341BD8" w:rsidDel="00287D61">
          <w:rPr>
            <w:lang w:val="fo-FO"/>
          </w:rPr>
          <w:delText>udforende</w:delText>
        </w:r>
      </w:del>
      <w:r w:rsidR="00341BD8">
        <w:rPr>
          <w:lang w:val="fo-FO"/>
        </w:rPr>
        <w:t xml:space="preserve"> at sige, om de</w:t>
      </w:r>
      <w:ins w:id="34" w:author="Emma Marie Poulsen" w:date="2025-09-11T21:54:00Z" w16du:dateUtc="2025-09-11T19:54:00Z">
        <w:r w:rsidR="00287D61">
          <w:rPr>
            <w:lang w:val="fo-FO"/>
          </w:rPr>
          <w:t>r</w:t>
        </w:r>
      </w:ins>
      <w:del w:id="35" w:author="Emma Marie Poulsen" w:date="2025-09-11T21:54:00Z" w16du:dateUtc="2025-09-11T19:54:00Z">
        <w:r w:rsidR="00341BD8" w:rsidDel="00287D61">
          <w:rPr>
            <w:lang w:val="fo-FO"/>
          </w:rPr>
          <w:delText>t</w:delText>
        </w:r>
      </w:del>
      <w:r w:rsidR="00341BD8">
        <w:rPr>
          <w:lang w:val="fo-FO"/>
        </w:rPr>
        <w:t xml:space="preserve"> er bevis på en ny skriver</w:t>
      </w:r>
      <w:del w:id="36" w:author="Emma Marie Poulsen" w:date="2025-09-11T21:54:00Z" w16du:dateUtc="2025-09-11T19:54:00Z">
        <w:r w:rsidR="00341BD8" w:rsidDel="00287D61">
          <w:rPr>
            <w:lang w:val="fo-FO"/>
          </w:rPr>
          <w:delText>,</w:delText>
        </w:r>
      </w:del>
      <w:r w:rsidR="00341BD8">
        <w:rPr>
          <w:lang w:val="fo-FO"/>
        </w:rPr>
        <w:t xml:space="preserve"> eller om</w:t>
      </w:r>
      <w:del w:id="37" w:author="Emma Marie Poulsen" w:date="2025-09-11T21:54:00Z" w16du:dateUtc="2025-09-11T19:54:00Z">
        <w:r w:rsidR="00341BD8" w:rsidDel="00287D61">
          <w:rPr>
            <w:lang w:val="fo-FO"/>
          </w:rPr>
          <w:delText xml:space="preserve"> den</w:delText>
        </w:r>
      </w:del>
      <w:r w:rsidR="00341BD8">
        <w:rPr>
          <w:lang w:val="fo-FO"/>
        </w:rPr>
        <w:t xml:space="preserve"> samme skriver arbejdede i e</w:t>
      </w:r>
      <w:ins w:id="38" w:author="Emma Marie Poulsen" w:date="2025-09-11T21:54:00Z" w16du:dateUtc="2025-09-11T19:54:00Z">
        <w:r w:rsidR="00287D61">
          <w:rPr>
            <w:lang w:val="fo-FO"/>
          </w:rPr>
          <w:t>n</w:t>
        </w:r>
      </w:ins>
      <w:del w:id="39" w:author="Emma Marie Poulsen" w:date="2025-09-11T21:54:00Z" w16du:dateUtc="2025-09-11T19:54:00Z">
        <w:r w:rsidR="00341BD8" w:rsidDel="00287D61">
          <w:rPr>
            <w:lang w:val="fo-FO"/>
          </w:rPr>
          <w:delText>t</w:delText>
        </w:r>
      </w:del>
      <w:r w:rsidR="00341BD8">
        <w:rPr>
          <w:lang w:val="fo-FO"/>
        </w:rPr>
        <w:t xml:space="preserve"> mere presset tilstand (eller simpelthen skiftede pennens </w:t>
      </w:r>
      <w:commentRangeStart w:id="40"/>
      <w:r w:rsidR="00341BD8">
        <w:rPr>
          <w:lang w:val="fo-FO"/>
        </w:rPr>
        <w:t>spids</w:t>
      </w:r>
      <w:commentRangeEnd w:id="40"/>
      <w:r w:rsidR="00341BD8">
        <w:rPr>
          <w:rStyle w:val="CommentReference"/>
        </w:rPr>
        <w:commentReference w:id="40"/>
      </w:r>
      <w:r w:rsidR="00341BD8">
        <w:rPr>
          <w:lang w:val="fo-FO"/>
        </w:rPr>
        <w:t>).</w:t>
      </w:r>
      <w:commentRangeEnd w:id="25"/>
      <w:r w:rsidR="00287D61">
        <w:rPr>
          <w:rStyle w:val="CommentReference"/>
        </w:rPr>
        <w:commentReference w:id="25"/>
      </w:r>
    </w:p>
    <w:p w14:paraId="07641C4D" w14:textId="77777777" w:rsidR="00341BD8" w:rsidRDefault="00341BD8">
      <w:pPr>
        <w:rPr>
          <w:lang w:val="fo-FO"/>
        </w:rPr>
      </w:pPr>
    </w:p>
    <w:p w14:paraId="26F82A2D" w14:textId="05B12635" w:rsidR="00341BD8" w:rsidRDefault="00341BD8">
      <w:pPr>
        <w:rPr>
          <w:lang w:val="fo-FO"/>
        </w:rPr>
      </w:pPr>
      <w:r>
        <w:rPr>
          <w:lang w:val="fo-FO"/>
        </w:rPr>
        <w:t>Foto: En manicula pe</w:t>
      </w:r>
      <w:ins w:id="41" w:author="Emma Marie Poulsen" w:date="2025-09-11T21:55:00Z" w16du:dateUtc="2025-09-11T19:55:00Z">
        <w:r w:rsidR="00287D61">
          <w:rPr>
            <w:lang w:val="fo-FO"/>
          </w:rPr>
          <w:t>g</w:t>
        </w:r>
      </w:ins>
      <w:del w:id="42" w:author="Emma Marie Poulsen" w:date="2025-09-11T21:55:00Z" w16du:dateUtc="2025-09-11T19:55:00Z">
        <w:r w:rsidDel="00287D61">
          <w:rPr>
            <w:lang w:val="fo-FO"/>
          </w:rPr>
          <w:delText>j</w:delText>
        </w:r>
      </w:del>
      <w:r>
        <w:rPr>
          <w:lang w:val="fo-FO"/>
        </w:rPr>
        <w:t>er på et skift i digte.</w:t>
      </w:r>
    </w:p>
    <w:p w14:paraId="2039A6A1" w14:textId="77777777" w:rsidR="00341BD8" w:rsidRDefault="00341BD8">
      <w:pPr>
        <w:rPr>
          <w:lang w:val="fo-FO"/>
        </w:rPr>
      </w:pPr>
    </w:p>
    <w:p w14:paraId="2A7E5B50" w14:textId="23827F79" w:rsidR="00341BD8" w:rsidRDefault="00341BD8">
      <w:pPr>
        <w:rPr>
          <w:lang w:val="fo-FO"/>
        </w:rPr>
      </w:pPr>
      <w:r>
        <w:rPr>
          <w:lang w:val="fo-FO"/>
        </w:rPr>
        <w:t>Ved siden af teksten frem</w:t>
      </w:r>
      <w:ins w:id="43" w:author="Emma Marie Poulsen" w:date="2025-09-11T21:57:00Z" w16du:dateUtc="2025-09-11T19:57:00Z">
        <w:r w:rsidR="00287D61">
          <w:rPr>
            <w:lang w:val="fo-FO"/>
          </w:rPr>
          <w:t>går</w:t>
        </w:r>
      </w:ins>
      <w:del w:id="44" w:author="Emma Marie Poulsen" w:date="2025-09-11T21:56:00Z" w16du:dateUtc="2025-09-11T19:56:00Z">
        <w:r w:rsidDel="00287D61">
          <w:rPr>
            <w:lang w:val="fo-FO"/>
          </w:rPr>
          <w:delText>kommer</w:delText>
        </w:r>
      </w:del>
      <w:r>
        <w:rPr>
          <w:lang w:val="fo-FO"/>
        </w:rPr>
        <w:t xml:space="preserve"> annotationer i margenen</w:t>
      </w:r>
      <w:ins w:id="45" w:author="Emma Marie Poulsen" w:date="2025-09-11T21:57:00Z" w16du:dateUtc="2025-09-11T19:57:00Z">
        <w:r w:rsidR="00287D61">
          <w:rPr>
            <w:lang w:val="fo-FO"/>
          </w:rPr>
          <w:t xml:space="preserve"> – </w:t>
        </w:r>
      </w:ins>
      <w:del w:id="46" w:author="Emma Marie Poulsen" w:date="2025-09-11T21:57:00Z" w16du:dateUtc="2025-09-11T19:57:00Z">
        <w:r w:rsidDel="00287D61">
          <w:rPr>
            <w:lang w:val="fo-FO"/>
          </w:rPr>
          <w:delText>,</w:delText>
        </w:r>
      </w:del>
      <w:r>
        <w:rPr>
          <w:lang w:val="fo-FO"/>
        </w:rPr>
        <w:t xml:space="preserve"> en blanding af tilføjelser fra skriverne og senere læsere. Brødteksternes skrivere havde ikke altid ansvar for dekorationer og annotationer i margenen, da der var flere mennesker involveret i fremstillingen og viderebringelsen af håndskrifter. </w:t>
      </w:r>
      <w:r w:rsidR="00BF0D67">
        <w:rPr>
          <w:lang w:val="fo-FO"/>
        </w:rPr>
        <w:t>For eksempel var rubrik</w:t>
      </w:r>
      <w:ins w:id="47" w:author="Emma Marie Poulsen" w:date="2025-09-11T21:57:00Z" w16du:dateUtc="2025-09-11T19:57:00Z">
        <w:r w:rsidR="00287D61">
          <w:rPr>
            <w:lang w:val="fo-FO"/>
          </w:rPr>
          <w:t>k</w:t>
        </w:r>
      </w:ins>
      <w:r w:rsidR="00BF0D67">
        <w:rPr>
          <w:lang w:val="fo-FO"/>
        </w:rPr>
        <w:t xml:space="preserve">erne (overskrifter skrevet </w:t>
      </w:r>
      <w:ins w:id="48" w:author="Emma Marie Poulsen" w:date="2025-09-11T21:59:00Z" w16du:dateUtc="2025-09-11T19:59:00Z">
        <w:r w:rsidR="00287D61">
          <w:rPr>
            <w:lang w:val="fo-FO"/>
          </w:rPr>
          <w:t>med</w:t>
        </w:r>
      </w:ins>
      <w:del w:id="49" w:author="Emma Marie Poulsen" w:date="2025-09-11T21:59:00Z" w16du:dateUtc="2025-09-11T19:59:00Z">
        <w:r w:rsidR="00BF0D67" w:rsidDel="00287D61">
          <w:rPr>
            <w:lang w:val="fo-FO"/>
          </w:rPr>
          <w:delText>i</w:delText>
        </w:r>
      </w:del>
      <w:r w:rsidR="00BF0D67">
        <w:rPr>
          <w:lang w:val="fo-FO"/>
        </w:rPr>
        <w:t xml:space="preserve"> rødt) lavet af rubrikatører, mens illuminatører tegnede store, prydede initialer samt forgyldning i pragthåndskrifter. Senere hen interagerede læserne med et håndskrift, ofte fysisk, og efterlod spor af sig selv i form af kruseduller og korte noter. Et håndskrifts teksthistorie slutter ikke, når skriveren afslutter det sidste ord i brødteksten, men fortsætter gennem læserens svar og samspil med hele håndskriftet. I løbet af dette håndskrift AM 76 8vo</w:t>
      </w:r>
      <w:del w:id="50" w:author="Emma Marie Poulsen" w:date="2025-09-11T22:00:00Z" w16du:dateUtc="2025-09-11T20:00:00Z">
        <w:r w:rsidR="00BF0D67" w:rsidDel="00287D61">
          <w:rPr>
            <w:lang w:val="fo-FO"/>
          </w:rPr>
          <w:delText>,</w:delText>
        </w:r>
      </w:del>
      <w:r w:rsidR="00BF0D67">
        <w:rPr>
          <w:lang w:val="fo-FO"/>
        </w:rPr>
        <w:t xml:space="preserve"> findes flere optegnelser og tegninger i margenen, bl.a. noter (</w:t>
      </w:r>
      <w:r w:rsidR="008343CD">
        <w:rPr>
          <w:lang w:val="fo-FO"/>
        </w:rPr>
        <w:t>bl.</w:t>
      </w:r>
      <w:r w:rsidR="00BF0D67">
        <w:rPr>
          <w:lang w:val="fo-FO"/>
        </w:rPr>
        <w:t xml:space="preserve"> 18r), kors (</w:t>
      </w:r>
      <w:r w:rsidR="008343CD">
        <w:rPr>
          <w:lang w:val="fo-FO"/>
        </w:rPr>
        <w:t>bl.</w:t>
      </w:r>
      <w:r w:rsidR="00BF0D67">
        <w:rPr>
          <w:lang w:val="fo-FO"/>
        </w:rPr>
        <w:t xml:space="preserve"> 18v), blomster (</w:t>
      </w:r>
      <w:r w:rsidR="008343CD">
        <w:rPr>
          <w:lang w:val="fo-FO"/>
        </w:rPr>
        <w:t>bl.</w:t>
      </w:r>
      <w:r w:rsidR="00BF0D67">
        <w:rPr>
          <w:lang w:val="fo-FO"/>
        </w:rPr>
        <w:t xml:space="preserve"> 16r) og kruseduller (</w:t>
      </w:r>
      <w:r w:rsidR="008343CD">
        <w:rPr>
          <w:lang w:val="fo-FO"/>
        </w:rPr>
        <w:t>bl.</w:t>
      </w:r>
      <w:r w:rsidR="00BF0D67">
        <w:rPr>
          <w:lang w:val="fo-FO"/>
        </w:rPr>
        <w:t xml:space="preserve"> 62r). Desuden findes der maniculaer.</w:t>
      </w:r>
    </w:p>
    <w:p w14:paraId="1400378F" w14:textId="77777777" w:rsidR="00BF0D67" w:rsidRDefault="00BF0D67">
      <w:pPr>
        <w:rPr>
          <w:lang w:val="fo-FO"/>
        </w:rPr>
      </w:pPr>
    </w:p>
    <w:p w14:paraId="6DCD6C27" w14:textId="0A213876" w:rsidR="00BF0D67" w:rsidRDefault="00BF0D67">
      <w:pPr>
        <w:rPr>
          <w:lang w:val="fo-FO"/>
        </w:rPr>
      </w:pPr>
      <w:r>
        <w:rPr>
          <w:lang w:val="fo-FO"/>
        </w:rPr>
        <w:t>Foto: En rød hånd pe</w:t>
      </w:r>
      <w:ins w:id="51" w:author="Emma Marie Poulsen" w:date="2025-09-11T22:01:00Z" w16du:dateUtc="2025-09-11T20:01:00Z">
        <w:r w:rsidR="00287D61">
          <w:rPr>
            <w:lang w:val="fo-FO"/>
          </w:rPr>
          <w:t>g</w:t>
        </w:r>
      </w:ins>
      <w:del w:id="52" w:author="Emma Marie Poulsen" w:date="2025-09-11T22:01:00Z" w16du:dateUtc="2025-09-11T20:01:00Z">
        <w:r w:rsidDel="00287D61">
          <w:rPr>
            <w:lang w:val="fo-FO"/>
          </w:rPr>
          <w:delText>j</w:delText>
        </w:r>
      </w:del>
      <w:r>
        <w:rPr>
          <w:lang w:val="fo-FO"/>
        </w:rPr>
        <w:t>er på begyndelsen af et akrostisk digt til Jomfru Maria</w:t>
      </w:r>
    </w:p>
    <w:p w14:paraId="06CF77BA" w14:textId="77777777" w:rsidR="00BF0D67" w:rsidRDefault="00BF0D67">
      <w:pPr>
        <w:rPr>
          <w:lang w:val="fo-FO"/>
        </w:rPr>
      </w:pPr>
    </w:p>
    <w:p w14:paraId="48EDB018" w14:textId="204B3D7D" w:rsidR="00BF0D67" w:rsidRDefault="00BF0D67">
      <w:pPr>
        <w:rPr>
          <w:lang w:val="fo-FO"/>
        </w:rPr>
      </w:pPr>
      <w:r>
        <w:rPr>
          <w:lang w:val="fo-FO"/>
        </w:rPr>
        <w:t xml:space="preserve">Som form for marginalia er </w:t>
      </w:r>
      <w:commentRangeStart w:id="53"/>
      <w:r>
        <w:rPr>
          <w:lang w:val="fo-FO"/>
        </w:rPr>
        <w:t>maniculaer</w:t>
      </w:r>
      <w:commentRangeEnd w:id="53"/>
      <w:r w:rsidR="00287D61">
        <w:rPr>
          <w:rStyle w:val="CommentReference"/>
        </w:rPr>
        <w:commentReference w:id="53"/>
      </w:r>
      <w:r>
        <w:rPr>
          <w:lang w:val="fo-FO"/>
        </w:rPr>
        <w:t xml:space="preserve"> nemme at identificere, idet de altid er formet som en hånd. Ordet stammer fra latin </w:t>
      </w:r>
      <w:r>
        <w:rPr>
          <w:i/>
          <w:iCs/>
          <w:lang w:val="fo-FO"/>
        </w:rPr>
        <w:t>manicula</w:t>
      </w:r>
      <w:r>
        <w:rPr>
          <w:lang w:val="fo-FO"/>
        </w:rPr>
        <w:t xml:space="preserve">, hvilket betyder “lille hånd”, og </w:t>
      </w:r>
      <w:r w:rsidR="008343CD">
        <w:rPr>
          <w:lang w:val="fo-FO"/>
        </w:rPr>
        <w:t>manicula</w:t>
      </w:r>
      <w:commentRangeStart w:id="54"/>
      <w:r>
        <w:rPr>
          <w:lang w:val="fo-FO"/>
        </w:rPr>
        <w:t>er</w:t>
      </w:r>
      <w:commentRangeEnd w:id="54"/>
      <w:r w:rsidR="00287D61">
        <w:rPr>
          <w:rStyle w:val="CommentReference"/>
        </w:rPr>
        <w:commentReference w:id="54"/>
      </w:r>
      <w:r>
        <w:rPr>
          <w:lang w:val="fo-FO"/>
        </w:rPr>
        <w:t xml:space="preserve"> kan være meget detaljere</w:t>
      </w:r>
      <w:ins w:id="55" w:author="Emma Marie Poulsen" w:date="2025-09-11T22:02:00Z" w16du:dateUtc="2025-09-11T20:02:00Z">
        <w:r w:rsidR="00287D61">
          <w:rPr>
            <w:lang w:val="fo-FO"/>
          </w:rPr>
          <w:t>de</w:t>
        </w:r>
      </w:ins>
      <w:del w:id="56" w:author="Emma Marie Poulsen" w:date="2025-09-11T22:02:00Z" w16du:dateUtc="2025-09-11T20:02:00Z">
        <w:r w:rsidDel="00287D61">
          <w:rPr>
            <w:lang w:val="fo-FO"/>
          </w:rPr>
          <w:delText>t</w:delText>
        </w:r>
      </w:del>
      <w:r>
        <w:rPr>
          <w:lang w:val="fo-FO"/>
        </w:rPr>
        <w:t xml:space="preserve"> i deres udformning</w:t>
      </w:r>
      <w:del w:id="57" w:author="Emma Marie Poulsen" w:date="2025-09-11T22:02:00Z" w16du:dateUtc="2025-09-11T20:02:00Z">
        <w:r w:rsidDel="00287D61">
          <w:rPr>
            <w:lang w:val="fo-FO"/>
          </w:rPr>
          <w:delText>,</w:delText>
        </w:r>
      </w:del>
      <w:r>
        <w:rPr>
          <w:lang w:val="fo-FO"/>
        </w:rPr>
        <w:t xml:space="preserve"> med indviklede ærmemanchetter eller anatomisk korrekte fingernegle; de kan også være enkle skitser, der kun giver det mindste indtryk af en hånd med fingre. Disse hænder har altid </w:t>
      </w:r>
      <w:r w:rsidR="005B7AAE">
        <w:rPr>
          <w:lang w:val="fo-FO"/>
        </w:rPr>
        <w:t xml:space="preserve">en udstrækt </w:t>
      </w:r>
      <w:r>
        <w:rPr>
          <w:lang w:val="fo-FO"/>
        </w:rPr>
        <w:t>pe</w:t>
      </w:r>
      <w:ins w:id="58" w:author="Emma Marie Poulsen" w:date="2025-09-11T22:03:00Z" w16du:dateUtc="2025-09-11T20:03:00Z">
        <w:r w:rsidR="00287D61">
          <w:rPr>
            <w:lang w:val="fo-FO"/>
          </w:rPr>
          <w:t>g</w:t>
        </w:r>
      </w:ins>
      <w:del w:id="59" w:author="Emma Marie Poulsen" w:date="2025-09-11T22:03:00Z" w16du:dateUtc="2025-09-11T20:03:00Z">
        <w:r w:rsidDel="00287D61">
          <w:rPr>
            <w:lang w:val="fo-FO"/>
          </w:rPr>
          <w:delText>j</w:delText>
        </w:r>
      </w:del>
      <w:r>
        <w:rPr>
          <w:lang w:val="fo-FO"/>
        </w:rPr>
        <w:t>efinger</w:t>
      </w:r>
      <w:r w:rsidR="005B7AAE">
        <w:rPr>
          <w:lang w:val="fo-FO"/>
        </w:rPr>
        <w:t xml:space="preserve"> </w:t>
      </w:r>
      <w:r>
        <w:rPr>
          <w:lang w:val="fo-FO"/>
        </w:rPr>
        <w:t>(nogle gang</w:t>
      </w:r>
      <w:ins w:id="60" w:author="Emma Marie Poulsen" w:date="2025-09-11T22:03:00Z" w16du:dateUtc="2025-09-11T20:03:00Z">
        <w:r w:rsidR="00287D61">
          <w:rPr>
            <w:lang w:val="fo-FO"/>
          </w:rPr>
          <w:t>e</w:t>
        </w:r>
      </w:ins>
      <w:r>
        <w:rPr>
          <w:lang w:val="fo-FO"/>
        </w:rPr>
        <w:t xml:space="preserve"> på komisk vis)</w:t>
      </w:r>
      <w:r w:rsidR="005B7AAE">
        <w:rPr>
          <w:lang w:val="fo-FO"/>
        </w:rPr>
        <w:t>, der markerer vig</w:t>
      </w:r>
      <w:ins w:id="61" w:author="Emma Marie Poulsen" w:date="2025-09-11T22:03:00Z" w16du:dateUtc="2025-09-11T20:03:00Z">
        <w:r w:rsidR="00287D61">
          <w:rPr>
            <w:lang w:val="fo-FO"/>
          </w:rPr>
          <w:t>tig</w:t>
        </w:r>
      </w:ins>
      <w:del w:id="62" w:author="Emma Marie Poulsen" w:date="2025-09-11T22:03:00Z" w16du:dateUtc="2025-09-11T20:03:00Z">
        <w:r w:rsidR="005B7AAE" w:rsidDel="00287D61">
          <w:rPr>
            <w:lang w:val="fo-FO"/>
          </w:rPr>
          <w:delText>itg</w:delText>
        </w:r>
      </w:del>
      <w:r w:rsidR="005B7AAE">
        <w:rPr>
          <w:lang w:val="fo-FO"/>
        </w:rPr>
        <w:t xml:space="preserve">e steder i teksten. </w:t>
      </w:r>
      <w:del w:id="63" w:author="Emma Marie Poulsen" w:date="2025-09-11T22:06:00Z" w16du:dateUtc="2025-09-11T20:06:00Z">
        <w:r w:rsidR="005B7AAE" w:rsidDel="00635479">
          <w:rPr>
            <w:lang w:val="fo-FO"/>
          </w:rPr>
          <w:lastRenderedPageBreak/>
          <w:delText>Hvorfor netop de steder er udvalgt</w:delText>
        </w:r>
      </w:del>
      <w:del w:id="64" w:author="Emma Marie Poulsen" w:date="2025-09-11T22:05:00Z" w16du:dateUtc="2025-09-11T20:05:00Z">
        <w:r w:rsidR="005B7AAE" w:rsidDel="00635479">
          <w:rPr>
            <w:lang w:val="fo-FO"/>
          </w:rPr>
          <w:delText>e</w:delText>
        </w:r>
      </w:del>
      <w:del w:id="65" w:author="Emma Marie Poulsen" w:date="2025-09-11T22:06:00Z" w16du:dateUtc="2025-09-11T20:06:00Z">
        <w:r w:rsidR="005B7AAE" w:rsidDel="00635479">
          <w:rPr>
            <w:lang w:val="fo-FO"/>
          </w:rPr>
          <w:delText>, afviger meget</w:delText>
        </w:r>
      </w:del>
      <w:ins w:id="66" w:author="Emma Marie Poulsen" w:date="2025-09-11T22:06:00Z" w16du:dateUtc="2025-09-11T20:06:00Z">
        <w:r w:rsidR="00635479">
          <w:rPr>
            <w:lang w:val="fo-FO"/>
          </w:rPr>
          <w:t>Det afviger meget</w:t>
        </w:r>
      </w:ins>
      <w:ins w:id="67" w:author="Emma Marie Poulsen" w:date="2025-09-11T22:07:00Z" w16du:dateUtc="2025-09-11T20:07:00Z">
        <w:r w:rsidR="00635479">
          <w:rPr>
            <w:lang w:val="fo-FO"/>
          </w:rPr>
          <w:t>,</w:t>
        </w:r>
      </w:ins>
      <w:ins w:id="68" w:author="Emma Marie Poulsen" w:date="2025-09-11T22:06:00Z" w16du:dateUtc="2025-09-11T20:06:00Z">
        <w:r w:rsidR="00635479">
          <w:rPr>
            <w:lang w:val="fo-FO"/>
          </w:rPr>
          <w:t xml:space="preserve"> hvor maniculaerne placeres</w:t>
        </w:r>
      </w:ins>
      <w:del w:id="69" w:author="Emma Marie Poulsen" w:date="2025-09-11T22:04:00Z" w16du:dateUtc="2025-09-11T20:04:00Z">
        <w:r w:rsidR="005B7AAE" w:rsidDel="00635479">
          <w:rPr>
            <w:lang w:val="fo-FO"/>
          </w:rPr>
          <w:delText>,</w:delText>
        </w:r>
      </w:del>
      <w:r w:rsidR="005B7AAE">
        <w:rPr>
          <w:lang w:val="fo-FO"/>
        </w:rPr>
        <w:t xml:space="preserve"> alt efter</w:t>
      </w:r>
      <w:ins w:id="70" w:author="Emma Marie Poulsen" w:date="2025-09-11T22:06:00Z" w16du:dateUtc="2025-09-11T20:06:00Z">
        <w:r w:rsidR="00635479">
          <w:rPr>
            <w:lang w:val="fo-FO"/>
          </w:rPr>
          <w:t>,</w:t>
        </w:r>
      </w:ins>
      <w:r w:rsidR="005B7AAE">
        <w:rPr>
          <w:lang w:val="fo-FO"/>
        </w:rPr>
        <w:t xml:space="preserve"> hvem der tegnede </w:t>
      </w:r>
      <w:r w:rsidR="008343CD">
        <w:rPr>
          <w:lang w:val="fo-FO"/>
        </w:rPr>
        <w:t>manicula</w:t>
      </w:r>
      <w:commentRangeStart w:id="71"/>
      <w:r w:rsidR="005B7AAE">
        <w:rPr>
          <w:lang w:val="fo-FO"/>
        </w:rPr>
        <w:t>en</w:t>
      </w:r>
      <w:commentRangeEnd w:id="71"/>
      <w:r w:rsidR="00156DF3">
        <w:rPr>
          <w:rStyle w:val="CommentReference"/>
        </w:rPr>
        <w:commentReference w:id="71"/>
      </w:r>
      <w:ins w:id="72" w:author="Emma Marie Poulsen" w:date="2025-09-11T22:08:00Z" w16du:dateUtc="2025-09-11T20:08:00Z">
        <w:r w:rsidR="00156DF3">
          <w:rPr>
            <w:lang w:val="fo-FO"/>
          </w:rPr>
          <w:t xml:space="preserve"> – </w:t>
        </w:r>
      </w:ins>
      <w:del w:id="73" w:author="Emma Marie Poulsen" w:date="2025-09-11T22:08:00Z" w16du:dateUtc="2025-09-11T20:08:00Z">
        <w:r w:rsidR="005B7AAE" w:rsidDel="00156DF3">
          <w:rPr>
            <w:lang w:val="fo-FO"/>
          </w:rPr>
          <w:delText>;</w:delText>
        </w:r>
      </w:del>
      <w:r w:rsidR="005B7AAE">
        <w:rPr>
          <w:lang w:val="fo-FO"/>
        </w:rPr>
        <w:t xml:space="preserve"> visse eksempler omfatter bl.a. ændringer eller tilføjelser, særlig</w:t>
      </w:r>
      <w:ins w:id="74" w:author="Emma Marie Poulsen" w:date="2025-09-11T22:08:00Z" w16du:dateUtc="2025-09-11T20:08:00Z">
        <w:r w:rsidR="00156DF3">
          <w:rPr>
            <w:lang w:val="fo-FO"/>
          </w:rPr>
          <w:t>t</w:t>
        </w:r>
      </w:ins>
      <w:del w:id="75" w:author="Emma Marie Poulsen" w:date="2025-09-11T22:08:00Z" w16du:dateUtc="2025-09-11T20:08:00Z">
        <w:r w:rsidR="005B7AAE" w:rsidDel="00156DF3">
          <w:rPr>
            <w:lang w:val="fo-FO"/>
          </w:rPr>
          <w:delText>e</w:delText>
        </w:r>
      </w:del>
      <w:r w:rsidR="005B7AAE">
        <w:rPr>
          <w:lang w:val="fo-FO"/>
        </w:rPr>
        <w:t xml:space="preserve"> bemærkelsesværdige passager</w:t>
      </w:r>
      <w:del w:id="76" w:author="Emma Marie Poulsen" w:date="2025-09-11T22:08:00Z" w16du:dateUtc="2025-09-11T20:08:00Z">
        <w:r w:rsidR="005B7AAE" w:rsidDel="00156DF3">
          <w:rPr>
            <w:lang w:val="fo-FO"/>
          </w:rPr>
          <w:delText>,</w:delText>
        </w:r>
      </w:del>
      <w:r w:rsidR="005B7AAE">
        <w:rPr>
          <w:lang w:val="fo-FO"/>
        </w:rPr>
        <w:t xml:space="preserve"> eller simpelthen et yndlingssted i teksten.</w:t>
      </w:r>
    </w:p>
    <w:p w14:paraId="03488E03" w14:textId="77777777" w:rsidR="005B7AAE" w:rsidRDefault="005B7AAE">
      <w:pPr>
        <w:rPr>
          <w:lang w:val="fo-FO"/>
        </w:rPr>
      </w:pPr>
    </w:p>
    <w:p w14:paraId="633BC72A" w14:textId="14E5F4FB" w:rsidR="005B7AAE" w:rsidRDefault="005B7AAE">
      <w:pPr>
        <w:rPr>
          <w:lang w:val="fo-FO"/>
        </w:rPr>
      </w:pPr>
      <w:r>
        <w:rPr>
          <w:lang w:val="fo-FO"/>
        </w:rPr>
        <w:t xml:space="preserve">foto: En venstrehåndet </w:t>
      </w:r>
      <w:r w:rsidR="008343CD">
        <w:rPr>
          <w:lang w:val="fo-FO"/>
        </w:rPr>
        <w:t>manicula</w:t>
      </w:r>
      <w:commentRangeStart w:id="77"/>
      <w:commentRangeEnd w:id="77"/>
      <w:r w:rsidR="00156DF3">
        <w:rPr>
          <w:rStyle w:val="CommentReference"/>
        </w:rPr>
        <w:commentReference w:id="77"/>
      </w:r>
      <w:r>
        <w:rPr>
          <w:lang w:val="fo-FO"/>
        </w:rPr>
        <w:t xml:space="preserve"> pe</w:t>
      </w:r>
      <w:ins w:id="78" w:author="Emma Marie Poulsen" w:date="2025-09-11T22:08:00Z" w16du:dateUtc="2025-09-11T20:08:00Z">
        <w:r w:rsidR="00156DF3">
          <w:rPr>
            <w:lang w:val="fo-FO"/>
          </w:rPr>
          <w:t>g</w:t>
        </w:r>
      </w:ins>
      <w:del w:id="79" w:author="Emma Marie Poulsen" w:date="2025-09-11T22:08:00Z" w16du:dateUtc="2025-09-11T20:08:00Z">
        <w:r w:rsidDel="00156DF3">
          <w:rPr>
            <w:lang w:val="fo-FO"/>
          </w:rPr>
          <w:delText>j</w:delText>
        </w:r>
      </w:del>
      <w:r>
        <w:rPr>
          <w:lang w:val="fo-FO"/>
        </w:rPr>
        <w:t>er på afsnittet om huskeregler</w:t>
      </w:r>
    </w:p>
    <w:p w14:paraId="50F5175E" w14:textId="77777777" w:rsidR="005B7AAE" w:rsidRDefault="005B7AAE">
      <w:pPr>
        <w:rPr>
          <w:lang w:val="fo-FO"/>
        </w:rPr>
      </w:pPr>
    </w:p>
    <w:p w14:paraId="79271AAD" w14:textId="2DED6FE9" w:rsidR="005B7AAE" w:rsidRDefault="005B7AAE">
      <w:pPr>
        <w:rPr>
          <w:lang w:val="fo-FO"/>
        </w:rPr>
      </w:pPr>
      <w:r>
        <w:rPr>
          <w:lang w:val="fo-FO"/>
        </w:rPr>
        <w:t xml:space="preserve">Seks </w:t>
      </w:r>
      <w:r w:rsidR="008343CD">
        <w:rPr>
          <w:lang w:val="fo-FO"/>
        </w:rPr>
        <w:t>manicula</w:t>
      </w:r>
      <w:commentRangeStart w:id="80"/>
      <w:r>
        <w:rPr>
          <w:lang w:val="fo-FO"/>
        </w:rPr>
        <w:t xml:space="preserve">er </w:t>
      </w:r>
      <w:commentRangeEnd w:id="80"/>
      <w:r w:rsidR="00156DF3">
        <w:rPr>
          <w:rStyle w:val="CommentReference"/>
        </w:rPr>
        <w:commentReference w:id="80"/>
      </w:r>
      <w:r>
        <w:rPr>
          <w:lang w:val="fo-FO"/>
        </w:rPr>
        <w:t>tegnet af forsk</w:t>
      </w:r>
      <w:ins w:id="81" w:author="Emma Marie Poulsen" w:date="2025-09-11T22:09:00Z" w16du:dateUtc="2025-09-11T20:09:00Z">
        <w:r w:rsidR="00D52649">
          <w:rPr>
            <w:lang w:val="fo-FO"/>
          </w:rPr>
          <w:t>e</w:t>
        </w:r>
      </w:ins>
      <w:del w:id="82" w:author="Emma Marie Poulsen" w:date="2025-09-11T22:09:00Z" w16du:dateUtc="2025-09-11T20:09:00Z">
        <w:r w:rsidDel="00D52649">
          <w:rPr>
            <w:lang w:val="fo-FO"/>
          </w:rPr>
          <w:delText>æ</w:delText>
        </w:r>
      </w:del>
      <w:r>
        <w:rPr>
          <w:lang w:val="fo-FO"/>
        </w:rPr>
        <w:t>llige hænder</w:t>
      </w:r>
      <w:ins w:id="83" w:author="Emma Marie Poulsen" w:date="2025-09-11T22:09:00Z" w16du:dateUtc="2025-09-11T20:09:00Z">
        <w:r w:rsidR="00D52649">
          <w:rPr>
            <w:lang w:val="fo-FO"/>
          </w:rPr>
          <w:t>,</w:t>
        </w:r>
      </w:ins>
      <w:r>
        <w:rPr>
          <w:lang w:val="fo-FO"/>
        </w:rPr>
        <w:t xml:space="preserve"> fremtræder i </w:t>
      </w:r>
      <w:commentRangeStart w:id="84"/>
      <w:r>
        <w:rPr>
          <w:lang w:val="fo-FO"/>
        </w:rPr>
        <w:t>marg</w:t>
      </w:r>
      <w:r w:rsidR="00032E24">
        <w:rPr>
          <w:lang w:val="fo-FO"/>
        </w:rPr>
        <w:t>e</w:t>
      </w:r>
      <w:r>
        <w:rPr>
          <w:lang w:val="fo-FO"/>
        </w:rPr>
        <w:t>ner</w:t>
      </w:r>
      <w:commentRangeEnd w:id="84"/>
      <w:r w:rsidR="00D52649">
        <w:rPr>
          <w:rStyle w:val="CommentReference"/>
        </w:rPr>
        <w:commentReference w:id="84"/>
      </w:r>
      <w:r>
        <w:rPr>
          <w:lang w:val="fo-FO"/>
        </w:rPr>
        <w:t xml:space="preserve"> i løbet af håndskriftet. De første tre fremkommer på </w:t>
      </w:r>
      <w:r w:rsidR="008343CD">
        <w:rPr>
          <w:lang w:val="fo-FO"/>
        </w:rPr>
        <w:t>bl.</w:t>
      </w:r>
      <w:r>
        <w:rPr>
          <w:lang w:val="fo-FO"/>
        </w:rPr>
        <w:t xml:space="preserve"> 9r, 11r og 20v. Når man kigger på dem samlet, dannes der et mønster: Alle tre pe</w:t>
      </w:r>
      <w:ins w:id="85" w:author="Emma Marie Poulsen" w:date="2025-09-11T22:11:00Z" w16du:dateUtc="2025-09-11T20:11:00Z">
        <w:r w:rsidR="00D52649">
          <w:rPr>
            <w:lang w:val="fo-FO"/>
          </w:rPr>
          <w:t>g</w:t>
        </w:r>
      </w:ins>
      <w:del w:id="86" w:author="Emma Marie Poulsen" w:date="2025-09-11T22:11:00Z" w16du:dateUtc="2025-09-11T20:11:00Z">
        <w:r w:rsidDel="00D52649">
          <w:rPr>
            <w:lang w:val="fo-FO"/>
          </w:rPr>
          <w:delText>j</w:delText>
        </w:r>
      </w:del>
      <w:r>
        <w:rPr>
          <w:lang w:val="fo-FO"/>
        </w:rPr>
        <w:t>er på begyndelsen af et nyt værk. De</w:t>
      </w:r>
      <w:ins w:id="87" w:author="Emma Marie Poulsen" w:date="2025-09-11T22:11:00Z" w16du:dateUtc="2025-09-11T20:11:00Z">
        <w:r w:rsidR="00D52649">
          <w:rPr>
            <w:lang w:val="fo-FO"/>
          </w:rPr>
          <w:t>n</w:t>
        </w:r>
      </w:ins>
      <w:del w:id="88" w:author="Emma Marie Poulsen" w:date="2025-09-11T22:11:00Z" w16du:dateUtc="2025-09-11T20:11:00Z">
        <w:r w:rsidDel="00D52649">
          <w:rPr>
            <w:lang w:val="fo-FO"/>
          </w:rPr>
          <w:delText>t</w:delText>
        </w:r>
      </w:del>
      <w:r>
        <w:rPr>
          <w:lang w:val="fo-FO"/>
        </w:rPr>
        <w:t xml:space="preserve"> første </w:t>
      </w:r>
      <w:commentRangeStart w:id="89"/>
      <w:r>
        <w:rPr>
          <w:lang w:val="fo-FO"/>
        </w:rPr>
        <w:t>manicula</w:t>
      </w:r>
      <w:commentRangeEnd w:id="89"/>
      <w:r w:rsidR="00D52649">
        <w:rPr>
          <w:rStyle w:val="CommentReference"/>
        </w:rPr>
        <w:commentReference w:id="89"/>
      </w:r>
      <w:r>
        <w:rPr>
          <w:lang w:val="fo-FO"/>
        </w:rPr>
        <w:t xml:space="preserve"> (</w:t>
      </w:r>
      <w:r w:rsidR="008343CD">
        <w:rPr>
          <w:lang w:val="fo-FO"/>
        </w:rPr>
        <w:t>bl.</w:t>
      </w:r>
      <w:r>
        <w:rPr>
          <w:lang w:val="fo-FO"/>
        </w:rPr>
        <w:t xml:space="preserve"> 9v), tegnet med rødt blæk, pe</w:t>
      </w:r>
      <w:ins w:id="90" w:author="Emma Marie Poulsen" w:date="2025-09-11T22:11:00Z" w16du:dateUtc="2025-09-11T20:11:00Z">
        <w:r w:rsidR="00D52649">
          <w:rPr>
            <w:lang w:val="fo-FO"/>
          </w:rPr>
          <w:t>g</w:t>
        </w:r>
      </w:ins>
      <w:del w:id="91" w:author="Emma Marie Poulsen" w:date="2025-09-11T22:11:00Z" w16du:dateUtc="2025-09-11T20:11:00Z">
        <w:r w:rsidDel="00D52649">
          <w:rPr>
            <w:lang w:val="fo-FO"/>
          </w:rPr>
          <w:delText>j</w:delText>
        </w:r>
      </w:del>
      <w:r>
        <w:rPr>
          <w:lang w:val="fo-FO"/>
        </w:rPr>
        <w:t>er mellem linjer</w:t>
      </w:r>
      <w:ins w:id="92" w:author="Emma Marie Poulsen" w:date="2025-09-11T22:11:00Z" w16du:dateUtc="2025-09-11T20:11:00Z">
        <w:r w:rsidR="00D52649">
          <w:rPr>
            <w:lang w:val="fo-FO"/>
          </w:rPr>
          <w:t>ne</w:t>
        </w:r>
      </w:ins>
      <w:r>
        <w:rPr>
          <w:lang w:val="fo-FO"/>
        </w:rPr>
        <w:t xml:space="preserve"> 11 og 12, der hvor et digt til lovprisning af Jomfru Maria ender, og et digt om jalousi og druk begynder. Den anden </w:t>
      </w:r>
      <w:commentRangeStart w:id="93"/>
      <w:r>
        <w:rPr>
          <w:lang w:val="fo-FO"/>
        </w:rPr>
        <w:t xml:space="preserve">manicula </w:t>
      </w:r>
      <w:commentRangeEnd w:id="93"/>
      <w:r w:rsidR="00D52649">
        <w:rPr>
          <w:rStyle w:val="CommentReference"/>
        </w:rPr>
        <w:commentReference w:id="93"/>
      </w:r>
      <w:r>
        <w:rPr>
          <w:lang w:val="fo-FO"/>
        </w:rPr>
        <w:t>(</w:t>
      </w:r>
      <w:r w:rsidR="008343CD">
        <w:rPr>
          <w:lang w:val="fo-FO"/>
        </w:rPr>
        <w:t>bl.</w:t>
      </w:r>
      <w:r>
        <w:rPr>
          <w:lang w:val="fo-FO"/>
        </w:rPr>
        <w:t xml:space="preserve"> 11r), atter i rød, pe</w:t>
      </w:r>
      <w:ins w:id="94" w:author="Emma Marie Poulsen" w:date="2025-09-11T22:11:00Z" w16du:dateUtc="2025-09-11T20:11:00Z">
        <w:r w:rsidR="00D52649">
          <w:rPr>
            <w:lang w:val="fo-FO"/>
          </w:rPr>
          <w:t>g</w:t>
        </w:r>
      </w:ins>
      <w:del w:id="95" w:author="Emma Marie Poulsen" w:date="2025-09-11T22:11:00Z" w16du:dateUtc="2025-09-11T20:11:00Z">
        <w:r w:rsidDel="00D52649">
          <w:rPr>
            <w:lang w:val="fo-FO"/>
          </w:rPr>
          <w:delText>j</w:delText>
        </w:r>
      </w:del>
      <w:r>
        <w:rPr>
          <w:lang w:val="fo-FO"/>
        </w:rPr>
        <w:t xml:space="preserve">er på åbningen af en akrostisk bøn til Jomfru Maria på linje 17. </w:t>
      </w:r>
      <w:ins w:id="96" w:author="Emma Marie Poulsen" w:date="2025-09-11T22:12:00Z" w16du:dateUtc="2025-09-11T20:12:00Z">
        <w:r w:rsidR="00D52649">
          <w:rPr>
            <w:lang w:val="fo-FO"/>
          </w:rPr>
          <w:t>Teksten</w:t>
        </w:r>
      </w:ins>
      <w:del w:id="97" w:author="Emma Marie Poulsen" w:date="2025-09-11T22:12:00Z" w16du:dateUtc="2025-09-11T20:12:00Z">
        <w:r w:rsidDel="00D52649">
          <w:rPr>
            <w:lang w:val="fo-FO"/>
          </w:rPr>
          <w:delText>Den tekst</w:delText>
        </w:r>
      </w:del>
      <w:r>
        <w:rPr>
          <w:lang w:val="fo-FO"/>
        </w:rPr>
        <w:t xml:space="preserve">, </w:t>
      </w:r>
      <w:ins w:id="98" w:author="Emma Marie Poulsen" w:date="2025-09-11T22:12:00Z" w16du:dateUtc="2025-09-11T20:12:00Z">
        <w:r w:rsidR="00D52649">
          <w:rPr>
            <w:lang w:val="fo-FO"/>
          </w:rPr>
          <w:t>som</w:t>
        </w:r>
      </w:ins>
      <w:del w:id="99" w:author="Emma Marie Poulsen" w:date="2025-09-11T22:12:00Z" w16du:dateUtc="2025-09-11T20:12:00Z">
        <w:r w:rsidDel="00D52649">
          <w:rPr>
            <w:lang w:val="fo-FO"/>
          </w:rPr>
          <w:delText>der</w:delText>
        </w:r>
      </w:del>
      <w:r>
        <w:rPr>
          <w:lang w:val="fo-FO"/>
        </w:rPr>
        <w:t xml:space="preserve"> kommer før bønnen, slutter egentlig på foregående side, men lige foran bønnen findes en indledning, der tilskriver bønnen til Pave Urbanus 5., </w:t>
      </w:r>
      <w:ins w:id="100" w:author="Emma Marie Poulsen" w:date="2025-09-11T22:13:00Z" w16du:dateUtc="2025-09-11T20:13:00Z">
        <w:r w:rsidR="00D52649">
          <w:rPr>
            <w:lang w:val="fo-FO"/>
          </w:rPr>
          <w:t>som</w:t>
        </w:r>
      </w:ins>
      <w:del w:id="101" w:author="Emma Marie Poulsen" w:date="2025-09-11T22:13:00Z" w16du:dateUtc="2025-09-11T20:13:00Z">
        <w:r w:rsidDel="00D52649">
          <w:rPr>
            <w:lang w:val="fo-FO"/>
          </w:rPr>
          <w:delText>der</w:delText>
        </w:r>
      </w:del>
      <w:ins w:id="102" w:author="Emma Marie Poulsen" w:date="2025-09-11T22:12:00Z" w16du:dateUtc="2025-09-11T20:12:00Z">
        <w:r w:rsidR="00D52649">
          <w:rPr>
            <w:lang w:val="fo-FO"/>
          </w:rPr>
          <w:t xml:space="preserve"> også</w:t>
        </w:r>
      </w:ins>
      <w:r>
        <w:rPr>
          <w:lang w:val="fo-FO"/>
        </w:rPr>
        <w:t xml:space="preserve"> udskrev</w:t>
      </w:r>
      <w:del w:id="103" w:author="Emma Marie Poulsen" w:date="2025-09-11T22:13:00Z" w16du:dateUtc="2025-09-11T20:13:00Z">
        <w:r w:rsidDel="00D52649">
          <w:rPr>
            <w:lang w:val="fo-FO"/>
          </w:rPr>
          <w:delText xml:space="preserve"> også</w:delText>
        </w:r>
      </w:del>
      <w:r>
        <w:rPr>
          <w:lang w:val="fo-FO"/>
        </w:rPr>
        <w:t xml:space="preserve"> aflad. </w:t>
      </w:r>
      <w:r w:rsidR="008343CD">
        <w:rPr>
          <w:lang w:val="fo-FO"/>
        </w:rPr>
        <w:t>Manicula</w:t>
      </w:r>
      <w:commentRangeStart w:id="104"/>
      <w:r>
        <w:rPr>
          <w:lang w:val="fo-FO"/>
        </w:rPr>
        <w:t xml:space="preserve">en </w:t>
      </w:r>
      <w:commentRangeEnd w:id="104"/>
      <w:r w:rsidR="00D52649">
        <w:rPr>
          <w:rStyle w:val="CommentReference"/>
        </w:rPr>
        <w:commentReference w:id="104"/>
      </w:r>
      <w:ins w:id="105" w:author="Emma Marie Poulsen" w:date="2025-09-11T22:14:00Z" w16du:dateUtc="2025-09-11T20:14:00Z">
        <w:r w:rsidR="00D52649">
          <w:rPr>
            <w:lang w:val="fo-FO"/>
          </w:rPr>
          <w:t xml:space="preserve">afhjælper </w:t>
        </w:r>
      </w:ins>
      <w:del w:id="106" w:author="Emma Marie Poulsen" w:date="2025-09-11T22:14:00Z" w16du:dateUtc="2025-09-11T20:14:00Z">
        <w:r w:rsidDel="00D52649">
          <w:rPr>
            <w:lang w:val="fo-FO"/>
          </w:rPr>
          <w:delText>hjælper mod</w:delText>
        </w:r>
      </w:del>
      <w:r>
        <w:rPr>
          <w:lang w:val="fo-FO"/>
        </w:rPr>
        <w:t xml:space="preserve"> forvirring, idet den pe</w:t>
      </w:r>
      <w:ins w:id="107" w:author="Emma Marie Poulsen" w:date="2025-09-11T22:14:00Z" w16du:dateUtc="2025-09-11T20:14:00Z">
        <w:r w:rsidR="00D52649">
          <w:rPr>
            <w:lang w:val="fo-FO"/>
          </w:rPr>
          <w:t>g</w:t>
        </w:r>
      </w:ins>
      <w:del w:id="108" w:author="Emma Marie Poulsen" w:date="2025-09-11T22:14:00Z" w16du:dateUtc="2025-09-11T20:14:00Z">
        <w:r w:rsidDel="00D52649">
          <w:rPr>
            <w:lang w:val="fo-FO"/>
          </w:rPr>
          <w:delText>j</w:delText>
        </w:r>
      </w:del>
      <w:r>
        <w:rPr>
          <w:lang w:val="fo-FO"/>
        </w:rPr>
        <w:t>er på</w:t>
      </w:r>
      <w:ins w:id="109" w:author="Emma Marie Poulsen" w:date="2025-09-11T22:15:00Z" w16du:dateUtc="2025-09-11T20:15:00Z">
        <w:r w:rsidR="00D52649">
          <w:rPr>
            <w:lang w:val="fo-FO"/>
          </w:rPr>
          <w:t xml:space="preserve"> bønnens rigtige begyndelse</w:t>
        </w:r>
      </w:ins>
      <w:del w:id="110" w:author="Emma Marie Poulsen" w:date="2025-09-11T22:15:00Z" w16du:dateUtc="2025-09-11T20:15:00Z">
        <w:r w:rsidDel="00D52649">
          <w:rPr>
            <w:lang w:val="fo-FO"/>
          </w:rPr>
          <w:delText xml:space="preserve"> den rigtige begyndelse af bønnen</w:delText>
        </w:r>
      </w:del>
      <w:r>
        <w:rPr>
          <w:lang w:val="fo-FO"/>
        </w:rPr>
        <w:t xml:space="preserve">. Den tredje </w:t>
      </w:r>
      <w:commentRangeStart w:id="111"/>
      <w:r>
        <w:rPr>
          <w:lang w:val="fo-FO"/>
        </w:rPr>
        <w:t xml:space="preserve">manicula </w:t>
      </w:r>
      <w:commentRangeEnd w:id="111"/>
      <w:r w:rsidR="00D52649">
        <w:rPr>
          <w:rStyle w:val="CommentReference"/>
        </w:rPr>
        <w:commentReference w:id="111"/>
      </w:r>
      <w:r>
        <w:rPr>
          <w:lang w:val="fo-FO"/>
        </w:rPr>
        <w:t>(</w:t>
      </w:r>
      <w:r w:rsidR="008343CD">
        <w:rPr>
          <w:lang w:val="fo-FO"/>
        </w:rPr>
        <w:t>bl</w:t>
      </w:r>
      <w:r>
        <w:rPr>
          <w:lang w:val="fo-FO"/>
        </w:rPr>
        <w:t xml:space="preserve">. 20v), </w:t>
      </w:r>
      <w:ins w:id="112" w:author="Emma Marie Poulsen" w:date="2025-09-11T22:17:00Z" w16du:dateUtc="2025-09-11T20:17:00Z">
        <w:r w:rsidR="00D52649">
          <w:rPr>
            <w:lang w:val="fo-FO"/>
          </w:rPr>
          <w:t xml:space="preserve">denne gang i både rødt og </w:t>
        </w:r>
      </w:ins>
      <w:del w:id="113" w:author="Emma Marie Poulsen" w:date="2025-09-11T22:17:00Z" w16du:dateUtc="2025-09-11T20:17:00Z">
        <w:r w:rsidR="00F12F07" w:rsidDel="00D52649">
          <w:rPr>
            <w:lang w:val="fo-FO"/>
          </w:rPr>
          <w:delText xml:space="preserve">i såvel rødt som </w:delText>
        </w:r>
      </w:del>
      <w:r w:rsidR="00F12F07">
        <w:rPr>
          <w:lang w:val="fo-FO"/>
        </w:rPr>
        <w:t>sort blæk, pe</w:t>
      </w:r>
      <w:ins w:id="114" w:author="Emma Marie Poulsen" w:date="2025-09-11T22:17:00Z" w16du:dateUtc="2025-09-11T20:17:00Z">
        <w:r w:rsidR="00D52649">
          <w:rPr>
            <w:lang w:val="fo-FO"/>
          </w:rPr>
          <w:t>g</w:t>
        </w:r>
      </w:ins>
      <w:del w:id="115" w:author="Emma Marie Poulsen" w:date="2025-09-11T22:17:00Z" w16du:dateUtc="2025-09-11T20:17:00Z">
        <w:r w:rsidR="00F12F07" w:rsidDel="00D52649">
          <w:rPr>
            <w:lang w:val="fo-FO"/>
          </w:rPr>
          <w:delText>j</w:delText>
        </w:r>
      </w:del>
      <w:r w:rsidR="00F12F07">
        <w:rPr>
          <w:lang w:val="fo-FO"/>
        </w:rPr>
        <w:t>er på linje 20,</w:t>
      </w:r>
      <w:del w:id="116" w:author="Emma Marie Poulsen" w:date="2025-09-11T22:17:00Z" w16du:dateUtc="2025-09-11T20:17:00Z">
        <w:r w:rsidR="00F12F07" w:rsidDel="00D52649">
          <w:rPr>
            <w:lang w:val="fo-FO"/>
          </w:rPr>
          <w:delText xml:space="preserve"> der</w:delText>
        </w:r>
      </w:del>
      <w:r w:rsidR="00F12F07">
        <w:rPr>
          <w:lang w:val="fo-FO"/>
        </w:rPr>
        <w:t xml:space="preserve"> hvor et kort afsnit om huskeregler begynder. I alle disse tre tilfælde er overgangen fra den ene tekst til den anden ikke ligefrem klar</w:t>
      </w:r>
      <w:ins w:id="117" w:author="Emma Marie Poulsen" w:date="2025-09-11T22:17:00Z" w16du:dateUtc="2025-09-11T20:17:00Z">
        <w:r w:rsidR="00D52649">
          <w:rPr>
            <w:lang w:val="fo-FO"/>
          </w:rPr>
          <w:t xml:space="preserve"> – </w:t>
        </w:r>
      </w:ins>
      <w:del w:id="118" w:author="Emma Marie Poulsen" w:date="2025-09-11T22:17:00Z" w16du:dateUtc="2025-09-11T20:17:00Z">
        <w:r w:rsidR="00F12F07" w:rsidDel="00D52649">
          <w:rPr>
            <w:lang w:val="fo-FO"/>
          </w:rPr>
          <w:delText>;</w:delText>
        </w:r>
      </w:del>
      <w:r w:rsidR="00F12F07">
        <w:rPr>
          <w:lang w:val="fo-FO"/>
        </w:rPr>
        <w:t xml:space="preserve"> </w:t>
      </w:r>
      <w:commentRangeStart w:id="119"/>
      <w:r w:rsidR="00F12F07">
        <w:rPr>
          <w:lang w:val="fo-FO"/>
        </w:rPr>
        <w:t xml:space="preserve">maniculaerne </w:t>
      </w:r>
      <w:commentRangeEnd w:id="119"/>
      <w:r w:rsidR="00D52649">
        <w:rPr>
          <w:rStyle w:val="CommentReference"/>
        </w:rPr>
        <w:commentReference w:id="119"/>
      </w:r>
      <w:r w:rsidR="00F12F07">
        <w:rPr>
          <w:lang w:val="fo-FO"/>
        </w:rPr>
        <w:t>hjælper med tydeliggørelsen af teksternes opsætning.</w:t>
      </w:r>
    </w:p>
    <w:p w14:paraId="47911FC0" w14:textId="77777777" w:rsidR="00F12F07" w:rsidRDefault="00F12F07">
      <w:pPr>
        <w:rPr>
          <w:lang w:val="fo-FO"/>
        </w:rPr>
      </w:pPr>
    </w:p>
    <w:p w14:paraId="1A88A55C" w14:textId="5AB4FA68" w:rsidR="00F12F07" w:rsidRDefault="00F12F07">
      <w:pPr>
        <w:rPr>
          <w:lang w:val="fo-FO"/>
        </w:rPr>
      </w:pPr>
      <w:r>
        <w:rPr>
          <w:lang w:val="fo-FO"/>
        </w:rPr>
        <w:t>foto: En hånd med krydsskraveret ærme peger på Lucidarius</w:t>
      </w:r>
    </w:p>
    <w:p w14:paraId="06A60D8F" w14:textId="77777777" w:rsidR="00F12F07" w:rsidRDefault="00F12F07">
      <w:pPr>
        <w:rPr>
          <w:lang w:val="fo-FO"/>
        </w:rPr>
      </w:pPr>
    </w:p>
    <w:p w14:paraId="0BAFCA45" w14:textId="7B7648FC" w:rsidR="00F12F07" w:rsidRDefault="00F12F07">
      <w:pPr>
        <w:rPr>
          <w:lang w:val="fo-FO"/>
        </w:rPr>
      </w:pPr>
      <w:r>
        <w:rPr>
          <w:lang w:val="fo-FO"/>
        </w:rPr>
        <w:t xml:space="preserve">Mens alle disse </w:t>
      </w:r>
      <w:commentRangeStart w:id="120"/>
      <w:r>
        <w:rPr>
          <w:lang w:val="fo-FO"/>
        </w:rPr>
        <w:t xml:space="preserve">maniculaer </w:t>
      </w:r>
      <w:commentRangeEnd w:id="120"/>
      <w:r w:rsidR="00E80484">
        <w:rPr>
          <w:rStyle w:val="CommentReference"/>
        </w:rPr>
        <w:commentReference w:id="120"/>
      </w:r>
      <w:ins w:id="121" w:author="Emma Marie Poulsen" w:date="2025-09-11T22:19:00Z" w16du:dateUtc="2025-09-11T20:19:00Z">
        <w:r w:rsidR="00E80484">
          <w:rPr>
            <w:lang w:val="fo-FO"/>
          </w:rPr>
          <w:t>fore</w:t>
        </w:r>
      </w:ins>
      <w:del w:id="122" w:author="Emma Marie Poulsen" w:date="2025-09-11T22:19:00Z" w16du:dateUtc="2025-09-11T20:19:00Z">
        <w:r w:rsidDel="00E80484">
          <w:rPr>
            <w:lang w:val="fo-FO"/>
          </w:rPr>
          <w:delText>frem</w:delText>
        </w:r>
      </w:del>
      <w:r>
        <w:rPr>
          <w:lang w:val="fo-FO"/>
        </w:rPr>
        <w:t xml:space="preserve">kommer i håndskriftets første fjerdedel, finder vi ikke </w:t>
      </w:r>
      <w:ins w:id="123" w:author="Emma Marie Poulsen" w:date="2025-09-11T22:19:00Z" w16du:dateUtc="2025-09-11T20:19:00Z">
        <w:r w:rsidR="00E80484">
          <w:rPr>
            <w:lang w:val="fo-FO"/>
          </w:rPr>
          <w:t xml:space="preserve">flere, </w:t>
        </w:r>
      </w:ins>
      <w:del w:id="124" w:author="Emma Marie Poulsen" w:date="2025-09-11T22:19:00Z" w16du:dateUtc="2025-09-11T20:19:00Z">
        <w:r w:rsidDel="00E80484">
          <w:rPr>
            <w:lang w:val="fo-FO"/>
          </w:rPr>
          <w:delText>en til</w:delText>
        </w:r>
      </w:del>
      <w:r>
        <w:rPr>
          <w:lang w:val="fo-FO"/>
        </w:rPr>
        <w:t xml:space="preserve"> før</w:t>
      </w:r>
      <w:del w:id="125" w:author="Emma Marie Poulsen" w:date="2025-09-11T22:19:00Z" w16du:dateUtc="2025-09-11T20:19:00Z">
        <w:r w:rsidDel="00E80484">
          <w:rPr>
            <w:lang w:val="fo-FO"/>
          </w:rPr>
          <w:delText xml:space="preserve"> end</w:delText>
        </w:r>
      </w:del>
      <w:r>
        <w:rPr>
          <w:lang w:val="fo-FO"/>
        </w:rPr>
        <w:t xml:space="preserve"> vi kommer halvvejs gennem håndskriftet</w:t>
      </w:r>
      <w:commentRangeStart w:id="126"/>
      <w:commentRangeStart w:id="127"/>
      <w:r>
        <w:rPr>
          <w:lang w:val="fo-FO"/>
        </w:rPr>
        <w:t>. Der finder vi i løbet af 12 sider (</w:t>
      </w:r>
      <w:ins w:id="128" w:author="Emma Marie Poulsen" w:date="2025-09-11T22:20:00Z" w16du:dateUtc="2025-09-11T20:20:00Z">
        <w:r w:rsidR="00E80484">
          <w:rPr>
            <w:lang w:val="fo-FO"/>
          </w:rPr>
          <w:t>tilsvarende</w:t>
        </w:r>
      </w:ins>
      <w:r w:rsidR="008343CD">
        <w:rPr>
          <w:lang w:val="fo-FO"/>
        </w:rPr>
        <w:t xml:space="preserve"> </w:t>
      </w:r>
      <w:del w:id="129" w:author="Emma Marie Poulsen" w:date="2025-09-11T22:20:00Z" w16du:dateUtc="2025-09-11T20:20:00Z">
        <w:r w:rsidDel="00E80484">
          <w:rPr>
            <w:lang w:val="fo-FO"/>
          </w:rPr>
          <w:delText xml:space="preserve">et lignende </w:delText>
        </w:r>
      </w:del>
      <w:r>
        <w:rPr>
          <w:lang w:val="fo-FO"/>
        </w:rPr>
        <w:t>afstand</w:t>
      </w:r>
      <w:r w:rsidR="008343CD">
        <w:rPr>
          <w:lang w:val="fo-FO"/>
        </w:rPr>
        <w:t>en</w:t>
      </w:r>
      <w:r>
        <w:rPr>
          <w:lang w:val="fo-FO"/>
        </w:rPr>
        <w:t xml:space="preserve"> mellem de første tre)</w:t>
      </w:r>
      <w:r w:rsidR="00032E24">
        <w:rPr>
          <w:lang w:val="fo-FO"/>
        </w:rPr>
        <w:t xml:space="preserve"> tre manikuler</w:t>
      </w:r>
      <w:r>
        <w:rPr>
          <w:lang w:val="fo-FO"/>
        </w:rPr>
        <w:t xml:space="preserve">, der alle gestikulerer hen mod passager i </w:t>
      </w:r>
      <w:r>
        <w:rPr>
          <w:i/>
          <w:iCs/>
          <w:lang w:val="fo-FO"/>
        </w:rPr>
        <w:t>Lucidarius</w:t>
      </w:r>
      <w:r>
        <w:rPr>
          <w:lang w:val="fo-FO"/>
        </w:rPr>
        <w:t xml:space="preserve">. </w:t>
      </w:r>
      <w:commentRangeEnd w:id="126"/>
      <w:r w:rsidR="00E80484">
        <w:rPr>
          <w:rStyle w:val="CommentReference"/>
        </w:rPr>
        <w:commentReference w:id="126"/>
      </w:r>
      <w:commentRangeEnd w:id="127"/>
      <w:r w:rsidR="008343CD">
        <w:rPr>
          <w:rStyle w:val="CommentReference"/>
        </w:rPr>
        <w:commentReference w:id="127"/>
      </w:r>
      <w:r w:rsidR="008343CD">
        <w:rPr>
          <w:lang w:val="fo-FO"/>
        </w:rPr>
        <w:t>Manicula</w:t>
      </w:r>
      <w:commentRangeStart w:id="130"/>
      <w:r>
        <w:rPr>
          <w:lang w:val="fo-FO"/>
        </w:rPr>
        <w:t xml:space="preserve">erne </w:t>
      </w:r>
      <w:commentRangeEnd w:id="130"/>
      <w:r w:rsidR="00E80484">
        <w:rPr>
          <w:rStyle w:val="CommentReference"/>
        </w:rPr>
        <w:commentReference w:id="130"/>
      </w:r>
      <w:r>
        <w:rPr>
          <w:lang w:val="fo-FO"/>
        </w:rPr>
        <w:t>(</w:t>
      </w:r>
      <w:r w:rsidR="008343CD">
        <w:rPr>
          <w:lang w:val="fo-FO"/>
        </w:rPr>
        <w:t>bl.</w:t>
      </w:r>
      <w:r>
        <w:rPr>
          <w:lang w:val="fo-FO"/>
        </w:rPr>
        <w:t xml:space="preserve"> 60r, 66v, 72r) er alle tegnet med sort j</w:t>
      </w:r>
      <w:ins w:id="131" w:author="Emma Marie Poulsen" w:date="2025-09-11T22:23:00Z" w16du:dateUtc="2025-09-11T20:23:00Z">
        <w:r w:rsidR="00E80484">
          <w:rPr>
            <w:lang w:val="fo-FO"/>
          </w:rPr>
          <w:t>e</w:t>
        </w:r>
      </w:ins>
      <w:del w:id="132" w:author="Emma Marie Poulsen" w:date="2025-09-11T22:23:00Z" w16du:dateUtc="2025-09-11T20:23:00Z">
        <w:r w:rsidDel="00E80484">
          <w:rPr>
            <w:lang w:val="fo-FO"/>
          </w:rPr>
          <w:delText>æ</w:delText>
        </w:r>
      </w:del>
      <w:r>
        <w:rPr>
          <w:lang w:val="fo-FO"/>
        </w:rPr>
        <w:t xml:space="preserve">rngaldeblæk i stedet for rødt blæk og viser krydsskravering </w:t>
      </w:r>
      <w:ins w:id="133" w:author="Emma Marie Poulsen" w:date="2025-09-11T22:24:00Z" w16du:dateUtc="2025-09-11T20:24:00Z">
        <w:r w:rsidR="00E80484">
          <w:rPr>
            <w:lang w:val="fo-FO"/>
          </w:rPr>
          <w:t xml:space="preserve">på </w:t>
        </w:r>
      </w:ins>
      <w:del w:id="134" w:author="Emma Marie Poulsen" w:date="2025-09-11T22:24:00Z" w16du:dateUtc="2025-09-11T20:24:00Z">
        <w:r w:rsidDel="00E80484">
          <w:rPr>
            <w:lang w:val="fo-FO"/>
          </w:rPr>
          <w:delText xml:space="preserve">i deres </w:delText>
        </w:r>
      </w:del>
      <w:r>
        <w:rPr>
          <w:lang w:val="fo-FO"/>
        </w:rPr>
        <w:t>ærmer</w:t>
      </w:r>
      <w:ins w:id="135" w:author="Emma Marie Poulsen" w:date="2025-09-11T22:24:00Z" w16du:dateUtc="2025-09-11T20:24:00Z">
        <w:r w:rsidR="00E80484">
          <w:rPr>
            <w:lang w:val="fo-FO"/>
          </w:rPr>
          <w:t>ne og t</w:t>
        </w:r>
      </w:ins>
      <w:del w:id="136" w:author="Emma Marie Poulsen" w:date="2025-09-11T22:24:00Z" w16du:dateUtc="2025-09-11T20:24:00Z">
        <w:r w:rsidDel="00E80484">
          <w:rPr>
            <w:lang w:val="fo-FO"/>
          </w:rPr>
          <w:delText>. T</w:delText>
        </w:r>
      </w:del>
      <w:r>
        <w:rPr>
          <w:lang w:val="fo-FO"/>
        </w:rPr>
        <w:t>o har fingernegle. Alle tre peger på bemærkelsesværdige passager i teksten</w:t>
      </w:r>
      <w:ins w:id="137" w:author="Emma Marie Poulsen" w:date="2025-09-11T22:25:00Z" w16du:dateUtc="2025-09-11T20:25:00Z">
        <w:r w:rsidR="00E80484">
          <w:rPr>
            <w:lang w:val="fo-FO"/>
          </w:rPr>
          <w:t xml:space="preserve"> – </w:t>
        </w:r>
      </w:ins>
      <w:del w:id="138" w:author="Emma Marie Poulsen" w:date="2025-09-11T22:25:00Z" w16du:dateUtc="2025-09-11T20:25:00Z">
        <w:r w:rsidDel="00E80484">
          <w:rPr>
            <w:lang w:val="fo-FO"/>
          </w:rPr>
          <w:delText>,</w:delText>
        </w:r>
      </w:del>
      <w:r>
        <w:rPr>
          <w:lang w:val="fo-FO"/>
        </w:rPr>
        <w:t xml:space="preserve"> altså bemærkelsesværdig ifølge den, der har tegnet dem.</w:t>
      </w:r>
    </w:p>
    <w:p w14:paraId="074D71F9" w14:textId="77777777" w:rsidR="00F12F07" w:rsidRDefault="00F12F07">
      <w:pPr>
        <w:rPr>
          <w:lang w:val="fo-FO"/>
        </w:rPr>
      </w:pPr>
    </w:p>
    <w:p w14:paraId="21C8DE53" w14:textId="56F9049D" w:rsidR="00F12F07" w:rsidRDefault="00F12F07">
      <w:pPr>
        <w:rPr>
          <w:lang w:val="fo-FO"/>
        </w:rPr>
      </w:pPr>
      <w:r>
        <w:rPr>
          <w:lang w:val="fo-FO"/>
        </w:rPr>
        <w:t>Lige</w:t>
      </w:r>
      <w:del w:id="139" w:author="Emma Marie Poulsen" w:date="2025-09-11T22:25:00Z" w16du:dateUtc="2025-09-11T20:25:00Z">
        <w:r w:rsidDel="00E1412E">
          <w:rPr>
            <w:lang w:val="fo-FO"/>
          </w:rPr>
          <w:delText xml:space="preserve"> </w:delText>
        </w:r>
      </w:del>
      <w:r>
        <w:rPr>
          <w:lang w:val="fo-FO"/>
        </w:rPr>
        <w:t xml:space="preserve">som det første sæt </w:t>
      </w:r>
      <w:r w:rsidR="008343CD">
        <w:rPr>
          <w:lang w:val="fo-FO"/>
        </w:rPr>
        <w:t>manicula</w:t>
      </w:r>
      <w:commentRangeStart w:id="140"/>
      <w:r>
        <w:rPr>
          <w:lang w:val="fo-FO"/>
        </w:rPr>
        <w:t xml:space="preserve">er </w:t>
      </w:r>
      <w:commentRangeEnd w:id="140"/>
      <w:r w:rsidR="00E1412E">
        <w:rPr>
          <w:rStyle w:val="CommentReference"/>
        </w:rPr>
        <w:commentReference w:id="140"/>
      </w:r>
      <w:r>
        <w:rPr>
          <w:lang w:val="fo-FO"/>
        </w:rPr>
        <w:t>er disse tre tæt grupperet. Til gengæld blev disse tre n</w:t>
      </w:r>
      <w:ins w:id="141" w:author="Emma Marie Poulsen" w:date="2025-09-11T22:32:00Z" w16du:dateUtc="2025-09-11T20:32:00Z">
        <w:r w:rsidR="00E1412E">
          <w:rPr>
            <w:lang w:val="fo-FO"/>
          </w:rPr>
          <w:t>æppe</w:t>
        </w:r>
      </w:ins>
      <w:del w:id="142" w:author="Emma Marie Poulsen" w:date="2025-09-11T22:32:00Z" w16du:dateUtc="2025-09-11T20:32:00Z">
        <w:r w:rsidDel="00E1412E">
          <w:rPr>
            <w:lang w:val="fo-FO"/>
          </w:rPr>
          <w:delText>ok ikke</w:delText>
        </w:r>
      </w:del>
      <w:r>
        <w:rPr>
          <w:lang w:val="fo-FO"/>
        </w:rPr>
        <w:t xml:space="preserve"> tegnet af en skriver eller rubrikator som tydeliggørelse af teksternes organisering</w:t>
      </w:r>
      <w:ins w:id="143" w:author="Emma Marie Poulsen" w:date="2025-09-11T22:32:00Z" w16du:dateUtc="2025-09-11T20:32:00Z">
        <w:r w:rsidR="00E1412E">
          <w:rPr>
            <w:lang w:val="fo-FO"/>
          </w:rPr>
          <w:t>,</w:t>
        </w:r>
      </w:ins>
      <w:r>
        <w:rPr>
          <w:lang w:val="fo-FO"/>
        </w:rPr>
        <w:t xml:space="preserve"> men </w:t>
      </w:r>
      <w:del w:id="144" w:author="Emma Marie Poulsen" w:date="2025-09-11T22:33:00Z" w16du:dateUtc="2025-09-11T20:33:00Z">
        <w:r w:rsidDel="00E1412E">
          <w:rPr>
            <w:lang w:val="fo-FO"/>
          </w:rPr>
          <w:delText xml:space="preserve">i stedet </w:delText>
        </w:r>
      </w:del>
      <w:r>
        <w:rPr>
          <w:lang w:val="fo-FO"/>
        </w:rPr>
        <w:t xml:space="preserve">blev </w:t>
      </w:r>
      <w:ins w:id="145" w:author="Emma Marie Poulsen" w:date="2025-09-11T22:33:00Z" w16du:dateUtc="2025-09-11T20:33:00Z">
        <w:r w:rsidR="00E1412E">
          <w:rPr>
            <w:lang w:val="fo-FO"/>
          </w:rPr>
          <w:t xml:space="preserve">med </w:t>
        </w:r>
      </w:ins>
      <w:del w:id="146" w:author="Emma Marie Poulsen" w:date="2025-09-11T22:33:00Z" w16du:dateUtc="2025-09-11T20:33:00Z">
        <w:r w:rsidDel="00E1412E">
          <w:rPr>
            <w:lang w:val="fo-FO"/>
          </w:rPr>
          <w:delText>d</w:delText>
        </w:r>
      </w:del>
      <w:del w:id="147" w:author="Emma Marie Poulsen" w:date="2025-09-11T22:32:00Z" w16du:dateUtc="2025-09-11T20:32:00Z">
        <w:r w:rsidDel="00E1412E">
          <w:rPr>
            <w:lang w:val="fo-FO"/>
          </w:rPr>
          <w:delText xml:space="preserve">e i </w:delText>
        </w:r>
      </w:del>
      <w:r>
        <w:rPr>
          <w:lang w:val="fo-FO"/>
        </w:rPr>
        <w:t xml:space="preserve">al sansynlighed </w:t>
      </w:r>
      <w:del w:id="148" w:author="Emma Marie Poulsen" w:date="2025-09-11T22:34:00Z" w16du:dateUtc="2025-09-11T20:34:00Z">
        <w:r w:rsidDel="00E1412E">
          <w:rPr>
            <w:lang w:val="fo-FO"/>
          </w:rPr>
          <w:delText xml:space="preserve">tegnet </w:delText>
        </w:r>
      </w:del>
      <w:r>
        <w:rPr>
          <w:lang w:val="fo-FO"/>
        </w:rPr>
        <w:t>af en læser, der ville markere interessante passager. Kunst</w:t>
      </w:r>
      <w:ins w:id="149" w:author="Emma Marie Poulsen" w:date="2025-09-11T22:34:00Z" w16du:dateUtc="2025-09-11T20:34:00Z">
        <w:r w:rsidR="00E1412E">
          <w:rPr>
            <w:lang w:val="fo-FO"/>
          </w:rPr>
          <w:t>n</w:t>
        </w:r>
      </w:ins>
      <w:r>
        <w:rPr>
          <w:lang w:val="fo-FO"/>
        </w:rPr>
        <w:t>eriske stil</w:t>
      </w:r>
      <w:ins w:id="150" w:author="Emma Marie Poulsen" w:date="2025-09-11T22:34:00Z" w16du:dateUtc="2025-09-11T20:34:00Z">
        <w:r w:rsidR="00E1412E">
          <w:rPr>
            <w:lang w:val="fo-FO"/>
          </w:rPr>
          <w:t>arter</w:t>
        </w:r>
      </w:ins>
      <w:del w:id="151" w:author="Emma Marie Poulsen" w:date="2025-09-11T22:34:00Z" w16du:dateUtc="2025-09-11T20:34:00Z">
        <w:r w:rsidDel="00E1412E">
          <w:rPr>
            <w:lang w:val="fo-FO"/>
          </w:rPr>
          <w:delText>er</w:delText>
        </w:r>
      </w:del>
      <w:r>
        <w:rPr>
          <w:lang w:val="fo-FO"/>
        </w:rPr>
        <w:t xml:space="preserve"> peger desuden på en lighed mellem </w:t>
      </w:r>
      <w:r w:rsidR="008343CD">
        <w:rPr>
          <w:lang w:val="fo-FO"/>
        </w:rPr>
        <w:t>manicula</w:t>
      </w:r>
      <w:commentRangeStart w:id="152"/>
      <w:r>
        <w:rPr>
          <w:lang w:val="fo-FO"/>
        </w:rPr>
        <w:t xml:space="preserve">erne </w:t>
      </w:r>
      <w:commentRangeEnd w:id="152"/>
      <w:r w:rsidR="00E1412E">
        <w:rPr>
          <w:rStyle w:val="CommentReference"/>
        </w:rPr>
        <w:commentReference w:id="152"/>
      </w:r>
      <w:r>
        <w:rPr>
          <w:lang w:val="fo-FO"/>
        </w:rPr>
        <w:t xml:space="preserve">i hvert sæt. (Prøv at </w:t>
      </w:r>
      <w:del w:id="153" w:author="Emma Marie Poulsen" w:date="2025-09-11T22:35:00Z" w16du:dateUtc="2025-09-11T20:35:00Z">
        <w:r w:rsidDel="00E1412E">
          <w:rPr>
            <w:lang w:val="fo-FO"/>
          </w:rPr>
          <w:delText xml:space="preserve">kigge en gang til og </w:delText>
        </w:r>
      </w:del>
      <w:r>
        <w:rPr>
          <w:lang w:val="fo-FO"/>
        </w:rPr>
        <w:t>læg</w:t>
      </w:r>
      <w:ins w:id="154" w:author="Emma Marie Poulsen" w:date="2025-09-11T22:35:00Z" w16du:dateUtc="2025-09-11T20:35:00Z">
        <w:r w:rsidR="00E1412E">
          <w:rPr>
            <w:lang w:val="fo-FO"/>
          </w:rPr>
          <w:t>ge</w:t>
        </w:r>
      </w:ins>
      <w:r>
        <w:rPr>
          <w:lang w:val="fo-FO"/>
        </w:rPr>
        <w:t xml:space="preserve"> mærke til, at </w:t>
      </w:r>
      <w:r w:rsidR="008343CD">
        <w:rPr>
          <w:lang w:val="fo-FO"/>
        </w:rPr>
        <w:t>manicula</w:t>
      </w:r>
      <w:commentRangeStart w:id="155"/>
      <w:r>
        <w:rPr>
          <w:lang w:val="fo-FO"/>
        </w:rPr>
        <w:t xml:space="preserve">erne </w:t>
      </w:r>
      <w:commentRangeEnd w:id="155"/>
      <w:r w:rsidR="00E1412E">
        <w:rPr>
          <w:rStyle w:val="CommentReference"/>
        </w:rPr>
        <w:commentReference w:id="155"/>
      </w:r>
      <w:r>
        <w:rPr>
          <w:lang w:val="fo-FO"/>
        </w:rPr>
        <w:t xml:space="preserve">på </w:t>
      </w:r>
      <w:r w:rsidR="008343CD">
        <w:rPr>
          <w:lang w:val="fo-FO"/>
        </w:rPr>
        <w:t>bl.</w:t>
      </w:r>
      <w:r>
        <w:rPr>
          <w:lang w:val="fo-FO"/>
        </w:rPr>
        <w:t xml:space="preserve"> 11r og 20v har seks fingre hver.) Det</w:t>
      </w:r>
      <w:del w:id="156" w:author="Emma Marie Poulsen" w:date="2025-09-11T22:36:00Z" w16du:dateUtc="2025-09-11T20:36:00Z">
        <w:r w:rsidDel="00E1412E">
          <w:rPr>
            <w:lang w:val="fo-FO"/>
          </w:rPr>
          <w:delText>,</w:delText>
        </w:r>
      </w:del>
      <w:r>
        <w:rPr>
          <w:lang w:val="fo-FO"/>
        </w:rPr>
        <w:t xml:space="preserve"> vi har at gøre med her, er to forskellige skribenter med to forskellige gøremål.</w:t>
      </w:r>
    </w:p>
    <w:p w14:paraId="5BFF66F2" w14:textId="77777777" w:rsidR="00F12F07" w:rsidRDefault="00F12F07">
      <w:pPr>
        <w:rPr>
          <w:lang w:val="fo-FO"/>
        </w:rPr>
      </w:pPr>
    </w:p>
    <w:p w14:paraId="2E23AEBF" w14:textId="7CB22685" w:rsidR="00F12F07" w:rsidRDefault="00F12F07">
      <w:pPr>
        <w:rPr>
          <w:lang w:val="fo-FO"/>
        </w:rPr>
      </w:pPr>
      <w:r>
        <w:rPr>
          <w:lang w:val="fo-FO"/>
        </w:rPr>
        <w:t>foto: En højre hånd ser ud som</w:t>
      </w:r>
      <w:ins w:id="157" w:author="Emma Marie Poulsen" w:date="2025-09-11T22:36:00Z" w16du:dateUtc="2025-09-11T20:36:00Z">
        <w:r w:rsidR="00E1412E">
          <w:rPr>
            <w:lang w:val="fo-FO"/>
          </w:rPr>
          <w:t xml:space="preserve"> om, den</w:t>
        </w:r>
      </w:ins>
      <w:r>
        <w:rPr>
          <w:lang w:val="fo-FO"/>
        </w:rPr>
        <w:t xml:space="preserve"> </w:t>
      </w:r>
      <w:del w:id="158" w:author="Emma Marie Poulsen" w:date="2025-09-11T22:36:00Z" w16du:dateUtc="2025-09-11T20:36:00Z">
        <w:r w:rsidDel="00E1412E">
          <w:rPr>
            <w:lang w:val="fo-FO"/>
          </w:rPr>
          <w:delText xml:space="preserve">at </w:delText>
        </w:r>
      </w:del>
      <w:r>
        <w:rPr>
          <w:lang w:val="fo-FO"/>
        </w:rPr>
        <w:t>give</w:t>
      </w:r>
      <w:ins w:id="159" w:author="Emma Marie Poulsen" w:date="2025-09-11T22:37:00Z" w16du:dateUtc="2025-09-11T20:37:00Z">
        <w:r w:rsidR="00E1412E">
          <w:rPr>
            <w:lang w:val="fo-FO"/>
          </w:rPr>
          <w:t>r</w:t>
        </w:r>
      </w:ins>
      <w:r>
        <w:rPr>
          <w:lang w:val="fo-FO"/>
        </w:rPr>
        <w:t xml:space="preserve"> en “thumbs up”</w:t>
      </w:r>
      <w:ins w:id="160" w:author="Emma Marie Poulsen" w:date="2025-09-11T22:37:00Z" w16du:dateUtc="2025-09-11T20:37:00Z">
        <w:r w:rsidR="00E1412E">
          <w:rPr>
            <w:lang w:val="fo-FO"/>
          </w:rPr>
          <w:t>,</w:t>
        </w:r>
      </w:ins>
      <w:r>
        <w:rPr>
          <w:lang w:val="fo-FO"/>
        </w:rPr>
        <w:t xml:space="preserve"> mens den peger på Lucidarius</w:t>
      </w:r>
    </w:p>
    <w:p w14:paraId="402545F7" w14:textId="77777777" w:rsidR="00F12F07" w:rsidRDefault="00F12F07">
      <w:pPr>
        <w:rPr>
          <w:lang w:val="fo-FO"/>
        </w:rPr>
      </w:pPr>
    </w:p>
    <w:p w14:paraId="3D4DFF37" w14:textId="01945FC2" w:rsidR="00F12F07" w:rsidRDefault="00F12F07">
      <w:pPr>
        <w:rPr>
          <w:lang w:val="fo-FO"/>
        </w:rPr>
      </w:pPr>
      <w:r>
        <w:rPr>
          <w:lang w:val="fo-FO"/>
        </w:rPr>
        <w:t>Ved siden af blomster, stjerne</w:t>
      </w:r>
      <w:ins w:id="161" w:author="Emma Marie Poulsen" w:date="2025-09-11T22:43:00Z" w16du:dateUtc="2025-09-11T20:43:00Z">
        <w:r w:rsidR="00056B88">
          <w:rPr>
            <w:lang w:val="fo-FO"/>
          </w:rPr>
          <w:t>r?</w:t>
        </w:r>
      </w:ins>
      <w:r>
        <w:rPr>
          <w:lang w:val="fo-FO"/>
        </w:rPr>
        <w:t xml:space="preserve"> og ordet </w:t>
      </w:r>
      <w:r>
        <w:rPr>
          <w:i/>
          <w:iCs/>
          <w:lang w:val="fo-FO"/>
        </w:rPr>
        <w:t>nota</w:t>
      </w:r>
      <w:r>
        <w:rPr>
          <w:lang w:val="fo-FO"/>
        </w:rPr>
        <w:t xml:space="preserve"> (‘note’) er </w:t>
      </w:r>
      <w:r w:rsidR="008343CD">
        <w:rPr>
          <w:lang w:val="fo-FO"/>
        </w:rPr>
        <w:t>manicula</w:t>
      </w:r>
      <w:commentRangeStart w:id="162"/>
      <w:r>
        <w:rPr>
          <w:lang w:val="fo-FO"/>
        </w:rPr>
        <w:t xml:space="preserve">er </w:t>
      </w:r>
      <w:commentRangeEnd w:id="162"/>
      <w:r w:rsidR="00056B88">
        <w:rPr>
          <w:rStyle w:val="CommentReference"/>
        </w:rPr>
        <w:commentReference w:id="162"/>
      </w:r>
      <w:r w:rsidR="00C35ED0">
        <w:rPr>
          <w:lang w:val="fo-FO"/>
        </w:rPr>
        <w:t>en hovedform for marginalia i håndskriftsperioden. Selv efter trykkunsten blev udbredt</w:t>
      </w:r>
      <w:ins w:id="163" w:author="Emma Marie Poulsen" w:date="2025-09-11T22:44:00Z" w16du:dateUtc="2025-09-11T20:44:00Z">
        <w:r w:rsidR="00A73791">
          <w:rPr>
            <w:lang w:val="fo-FO"/>
          </w:rPr>
          <w:t>,</w:t>
        </w:r>
      </w:ins>
      <w:r w:rsidR="00C35ED0">
        <w:rPr>
          <w:lang w:val="fo-FO"/>
        </w:rPr>
        <w:t xml:space="preserve"> var </w:t>
      </w:r>
      <w:r w:rsidR="008343CD">
        <w:rPr>
          <w:lang w:val="fo-FO"/>
        </w:rPr>
        <w:t>manicula</w:t>
      </w:r>
      <w:commentRangeStart w:id="164"/>
      <w:r w:rsidR="00C35ED0">
        <w:rPr>
          <w:lang w:val="fo-FO"/>
        </w:rPr>
        <w:t xml:space="preserve">er </w:t>
      </w:r>
      <w:commentRangeEnd w:id="164"/>
      <w:r w:rsidR="00A73791">
        <w:rPr>
          <w:rStyle w:val="CommentReference"/>
        </w:rPr>
        <w:commentReference w:id="164"/>
      </w:r>
      <w:del w:id="165" w:author="Emma Marie Poulsen" w:date="2025-09-11T22:44:00Z" w16du:dateUtc="2025-09-11T20:44:00Z">
        <w:r w:rsidR="00C35ED0" w:rsidDel="00A73791">
          <w:rPr>
            <w:lang w:val="fo-FO"/>
          </w:rPr>
          <w:delText xml:space="preserve">brugt som </w:delText>
        </w:r>
      </w:del>
      <w:r w:rsidR="00C35ED0">
        <w:rPr>
          <w:lang w:val="fo-FO"/>
        </w:rPr>
        <w:t xml:space="preserve">en væsentlig måde </w:t>
      </w:r>
      <w:ins w:id="166" w:author="Emma Marie Poulsen" w:date="2025-09-11T22:44:00Z" w16du:dateUtc="2025-09-11T20:44:00Z">
        <w:r w:rsidR="00A73791">
          <w:rPr>
            <w:lang w:val="fo-FO"/>
          </w:rPr>
          <w:t>at skabe</w:t>
        </w:r>
      </w:ins>
      <w:del w:id="167" w:author="Emma Marie Poulsen" w:date="2025-09-11T22:44:00Z" w16du:dateUtc="2025-09-11T20:44:00Z">
        <w:r w:rsidR="00C35ED0" w:rsidDel="00A73791">
          <w:rPr>
            <w:lang w:val="fo-FO"/>
          </w:rPr>
          <w:delText>for</w:delText>
        </w:r>
      </w:del>
      <w:r w:rsidR="00C35ED0">
        <w:rPr>
          <w:lang w:val="fo-FO"/>
        </w:rPr>
        <w:t xml:space="preserve"> engangement med teksten. Trykkere og typesættere lavede </w:t>
      </w:r>
      <w:r w:rsidR="008343CD">
        <w:rPr>
          <w:lang w:val="fo-FO"/>
        </w:rPr>
        <w:t>manicula</w:t>
      </w:r>
      <w:commentRangeStart w:id="168"/>
      <w:r w:rsidR="00C35ED0">
        <w:rPr>
          <w:lang w:val="fo-FO"/>
        </w:rPr>
        <w:t xml:space="preserve">er </w:t>
      </w:r>
      <w:commentRangeEnd w:id="168"/>
      <w:r w:rsidR="00A73791">
        <w:rPr>
          <w:rStyle w:val="CommentReference"/>
        </w:rPr>
        <w:commentReference w:id="168"/>
      </w:r>
      <w:r w:rsidR="00C35ED0">
        <w:rPr>
          <w:lang w:val="fo-FO"/>
        </w:rPr>
        <w:t xml:space="preserve">i typografien for at hjælpe udgiverne </w:t>
      </w:r>
      <w:ins w:id="169" w:author="Emma Marie Poulsen" w:date="2025-09-11T22:45:00Z" w16du:dateUtc="2025-09-11T20:45:00Z">
        <w:r w:rsidR="00A73791">
          <w:rPr>
            <w:lang w:val="fo-FO"/>
          </w:rPr>
          <w:t xml:space="preserve">med at </w:t>
        </w:r>
      </w:ins>
      <w:r w:rsidR="00C35ED0">
        <w:rPr>
          <w:lang w:val="fo-FO"/>
        </w:rPr>
        <w:t xml:space="preserve">lede læsernes opmærksomhed. (Da der ikke fandtes standardtermer endnu, blev </w:t>
      </w:r>
      <w:ins w:id="170" w:author="Emma Marie Poulsen" w:date="2025-09-11T22:46:00Z" w16du:dateUtc="2025-09-11T20:46:00Z">
        <w:r w:rsidR="00A73791">
          <w:rPr>
            <w:lang w:val="fo-FO"/>
          </w:rPr>
          <w:t xml:space="preserve">de </w:t>
        </w:r>
      </w:ins>
      <w:del w:id="171" w:author="Emma Marie Poulsen" w:date="2025-09-11T22:46:00Z" w16du:dateUtc="2025-09-11T20:46:00Z">
        <w:r w:rsidR="00C35ED0" w:rsidDel="00A73791">
          <w:rPr>
            <w:lang w:val="fo-FO"/>
          </w:rPr>
          <w:delText xml:space="preserve">disse </w:delText>
        </w:r>
      </w:del>
      <w:ins w:id="172" w:author="Emma Marie Poulsen" w:date="2025-09-11T22:47:00Z" w16du:dateUtc="2025-09-11T20:47:00Z">
        <w:r w:rsidR="00A73791">
          <w:rPr>
            <w:lang w:val="fo-FO"/>
          </w:rPr>
          <w:t>beskrevet</w:t>
        </w:r>
      </w:ins>
      <w:del w:id="173" w:author="Emma Marie Poulsen" w:date="2025-09-11T22:46:00Z" w16du:dateUtc="2025-09-11T20:46:00Z">
        <w:r w:rsidR="00C35ED0" w:rsidDel="00A73791">
          <w:rPr>
            <w:lang w:val="fo-FO"/>
          </w:rPr>
          <w:delText>kaldet</w:delText>
        </w:r>
      </w:del>
      <w:r w:rsidR="00C35ED0">
        <w:rPr>
          <w:lang w:val="fo-FO"/>
        </w:rPr>
        <w:t xml:space="preserve"> under forskellige navne.) </w:t>
      </w:r>
      <w:del w:id="174" w:author="Emma Marie Poulsen" w:date="2025-09-11T23:01:00Z" w16du:dateUtc="2025-09-11T21:01:00Z">
        <w:r w:rsidR="00C35ED0" w:rsidDel="00A73791">
          <w:rPr>
            <w:lang w:val="fo-FO"/>
          </w:rPr>
          <w:delText xml:space="preserve">Stadigvæk den dag </w:delText>
        </w:r>
      </w:del>
      <w:ins w:id="175" w:author="Emma Marie Poulsen" w:date="2025-09-11T23:01:00Z" w16du:dateUtc="2025-09-11T21:01:00Z">
        <w:r w:rsidR="00A73791">
          <w:rPr>
            <w:lang w:val="fo-FO"/>
          </w:rPr>
          <w:t>I</w:t>
        </w:r>
      </w:ins>
      <w:del w:id="176" w:author="Emma Marie Poulsen" w:date="2025-09-11T23:01:00Z" w16du:dateUtc="2025-09-11T21:01:00Z">
        <w:r w:rsidR="00C35ED0" w:rsidDel="00A73791">
          <w:rPr>
            <w:lang w:val="fo-FO"/>
          </w:rPr>
          <w:delText xml:space="preserve">i </w:delText>
        </w:r>
      </w:del>
      <w:r w:rsidR="00C35ED0">
        <w:rPr>
          <w:lang w:val="fo-FO"/>
        </w:rPr>
        <w:t xml:space="preserve">dag </w:t>
      </w:r>
      <w:ins w:id="177" w:author="Emma Marie Poulsen" w:date="2025-09-11T23:02:00Z" w16du:dateUtc="2025-09-11T21:02:00Z">
        <w:r w:rsidR="00A73791">
          <w:rPr>
            <w:lang w:val="fo-FO"/>
          </w:rPr>
          <w:t>optræder</w:t>
        </w:r>
      </w:ins>
      <w:del w:id="178" w:author="Emma Marie Poulsen" w:date="2025-09-11T23:02:00Z" w16du:dateUtc="2025-09-11T21:02:00Z">
        <w:r w:rsidR="00C35ED0" w:rsidDel="00A73791">
          <w:rPr>
            <w:lang w:val="fo-FO"/>
          </w:rPr>
          <w:delText>vedvarer</w:delText>
        </w:r>
      </w:del>
      <w:r w:rsidR="00C35ED0">
        <w:rPr>
          <w:lang w:val="fo-FO"/>
        </w:rPr>
        <w:t xml:space="preserve"> </w:t>
      </w:r>
      <w:commentRangeStart w:id="179"/>
      <w:r w:rsidR="00C35ED0">
        <w:rPr>
          <w:lang w:val="fo-FO"/>
        </w:rPr>
        <w:t xml:space="preserve">maniculaer </w:t>
      </w:r>
      <w:commentRangeEnd w:id="179"/>
      <w:r w:rsidR="00A73791">
        <w:rPr>
          <w:rStyle w:val="CommentReference"/>
        </w:rPr>
        <w:commentReference w:id="179"/>
      </w:r>
      <w:ins w:id="180" w:author="Emma Marie Poulsen" w:date="2025-09-11T23:02:00Z" w16du:dateUtc="2025-09-11T21:02:00Z">
        <w:r w:rsidR="00A73791">
          <w:rPr>
            <w:lang w:val="fo-FO"/>
          </w:rPr>
          <w:t>sjældent</w:t>
        </w:r>
      </w:ins>
      <w:del w:id="181" w:author="Emma Marie Poulsen" w:date="2025-09-11T23:02:00Z" w16du:dateUtc="2025-09-11T21:02:00Z">
        <w:r w:rsidR="00C35ED0" w:rsidDel="00A73791">
          <w:rPr>
            <w:lang w:val="fo-FO"/>
          </w:rPr>
          <w:delText>ikke så tit</w:delText>
        </w:r>
      </w:del>
      <w:r w:rsidR="00C35ED0">
        <w:rPr>
          <w:lang w:val="fo-FO"/>
        </w:rPr>
        <w:t xml:space="preserve"> i bøger, men </w:t>
      </w:r>
      <w:ins w:id="182" w:author="Emma Marie Poulsen" w:date="2025-09-11T23:04:00Z" w16du:dateUtc="2025-09-11T21:04:00Z">
        <w:r w:rsidR="00A73791">
          <w:rPr>
            <w:lang w:val="fo-FO"/>
          </w:rPr>
          <w:t xml:space="preserve">ses til gengæld ofte </w:t>
        </w:r>
      </w:ins>
      <w:r w:rsidR="00C35ED0">
        <w:rPr>
          <w:lang w:val="fo-FO"/>
        </w:rPr>
        <w:t>på plakater</w:t>
      </w:r>
      <w:ins w:id="183" w:author="Emma Marie Poulsen" w:date="2025-09-11T23:04:00Z" w16du:dateUtc="2025-09-11T21:04:00Z">
        <w:r w:rsidR="00A73791">
          <w:rPr>
            <w:lang w:val="fo-FO"/>
          </w:rPr>
          <w:t>, skilte og</w:t>
        </w:r>
      </w:ins>
      <w:del w:id="184" w:author="Emma Marie Poulsen" w:date="2025-09-11T23:04:00Z" w16du:dateUtc="2025-09-11T21:04:00Z">
        <w:r w:rsidR="00C35ED0" w:rsidDel="00A73791">
          <w:rPr>
            <w:lang w:val="fo-FO"/>
          </w:rPr>
          <w:delText>,</w:delText>
        </w:r>
      </w:del>
      <w:ins w:id="185" w:author="Emma Marie Poulsen" w:date="2025-09-11T23:04:00Z" w16du:dateUtc="2025-09-11T21:04:00Z">
        <w:r w:rsidR="00A73791">
          <w:rPr>
            <w:lang w:val="fo-FO"/>
          </w:rPr>
          <w:t xml:space="preserve"> i</w:t>
        </w:r>
      </w:ins>
      <w:r w:rsidR="00C35ED0">
        <w:rPr>
          <w:lang w:val="fo-FO"/>
        </w:rPr>
        <w:t xml:space="preserve"> reklamer</w:t>
      </w:r>
      <w:ins w:id="186" w:author="Emma Marie Poulsen" w:date="2025-09-11T23:04:00Z" w16du:dateUtc="2025-09-11T21:04:00Z">
        <w:r w:rsidR="00A73791">
          <w:rPr>
            <w:lang w:val="fo-FO"/>
          </w:rPr>
          <w:t>.</w:t>
        </w:r>
      </w:ins>
      <w:del w:id="187" w:author="Emma Marie Poulsen" w:date="2025-09-11T23:04:00Z" w16du:dateUtc="2025-09-11T21:04:00Z">
        <w:r w:rsidR="00C35ED0" w:rsidDel="00A73791">
          <w:rPr>
            <w:lang w:val="fo-FO"/>
          </w:rPr>
          <w:delText xml:space="preserve"> og skilte.</w:delText>
        </w:r>
      </w:del>
    </w:p>
    <w:p w14:paraId="7201BF21" w14:textId="77777777" w:rsidR="00C35ED0" w:rsidRDefault="00C35ED0">
      <w:pPr>
        <w:rPr>
          <w:lang w:val="fo-FO"/>
        </w:rPr>
      </w:pPr>
    </w:p>
    <w:p w14:paraId="6934A721" w14:textId="42914083" w:rsidR="00C35ED0" w:rsidRPr="00F12F07" w:rsidRDefault="00C35ED0">
      <w:pPr>
        <w:rPr>
          <w:lang w:val="fo-FO"/>
        </w:rPr>
      </w:pPr>
      <w:commentRangeStart w:id="188"/>
      <w:r>
        <w:rPr>
          <w:lang w:val="fo-FO"/>
        </w:rPr>
        <w:t>Giv lige den lille manicula en hånd!</w:t>
      </w:r>
      <w:commentRangeEnd w:id="188"/>
      <w:r w:rsidR="00514FA9">
        <w:rPr>
          <w:rStyle w:val="CommentReference"/>
        </w:rPr>
        <w:commentReference w:id="188"/>
      </w:r>
    </w:p>
    <w:sectPr w:rsidR="00C35ED0" w:rsidRPr="00F12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7" w:author="Emma Marie Poulsen" w:date="2025-09-11T21:33:00Z" w:initials="EP">
    <w:p w14:paraId="1522D4B5" w14:textId="77777777" w:rsidR="00287D61" w:rsidRDefault="00287D61" w:rsidP="00287D61">
      <w:pPr>
        <w:pStyle w:val="CommentText"/>
      </w:pPr>
      <w:r>
        <w:rPr>
          <w:rStyle w:val="CommentReference"/>
        </w:rPr>
        <w:annotationRef/>
      </w:r>
      <w:r>
        <w:rPr>
          <w:lang w:val="da-DK"/>
        </w:rPr>
        <w:t>affattet? Forfattet? Skrevet?</w:t>
      </w:r>
    </w:p>
  </w:comment>
  <w:comment w:id="26" w:author="Emma Marie Poulsen" w:date="2025-09-11T21:39:00Z" w:initials="EP">
    <w:p w14:paraId="19CFD6E4" w14:textId="77777777" w:rsidR="00287D61" w:rsidRDefault="00287D61" w:rsidP="00287D61">
      <w:pPr>
        <w:pStyle w:val="CommentText"/>
      </w:pPr>
      <w:r>
        <w:rPr>
          <w:rStyle w:val="CommentReference"/>
        </w:rPr>
        <w:annotationRef/>
      </w:r>
      <w:r>
        <w:rPr>
          <w:lang w:val="da-DK"/>
        </w:rPr>
        <w:t>Forstår ikke helt… Menes der, at nogen er skrevet mere stringent inden for hjælpelinjerne og andre er mere ”loose” ud til kanten af bladet?</w:t>
      </w:r>
    </w:p>
  </w:comment>
  <w:comment w:id="31" w:author="Emma Marie Poulsen" w:date="2025-09-11T21:53:00Z" w:initials="EP">
    <w:p w14:paraId="3ECF72E0" w14:textId="77777777" w:rsidR="00287D61" w:rsidRDefault="00287D61" w:rsidP="00287D61">
      <w:pPr>
        <w:pStyle w:val="CommentText"/>
      </w:pPr>
      <w:r>
        <w:rPr>
          <w:rStyle w:val="CommentReference"/>
        </w:rPr>
        <w:annotationRef/>
      </w:r>
      <w:r>
        <w:rPr>
          <w:lang w:val="da-DK"/>
        </w:rPr>
        <w:t>Ensartet?</w:t>
      </w:r>
    </w:p>
  </w:comment>
  <w:comment w:id="40" w:author="Seán Vrieland" w:date="2025-09-11T17:31:00Z" w:initials="SV">
    <w:p w14:paraId="1C91A4C3" w14:textId="42775F6D" w:rsidR="00341BD8" w:rsidRDefault="00341BD8" w:rsidP="00341BD8">
      <w:r>
        <w:rPr>
          <w:rStyle w:val="CommentReference"/>
        </w:rPr>
        <w:annotationRef/>
      </w:r>
      <w:r>
        <w:rPr>
          <w:sz w:val="20"/>
          <w:szCs w:val="20"/>
        </w:rPr>
        <w:t>Correct word? Eng. nib</w:t>
      </w:r>
    </w:p>
  </w:comment>
  <w:comment w:id="25" w:author="Emma Marie Poulsen" w:date="2025-09-11T21:56:00Z" w:initials="EP">
    <w:p w14:paraId="07BECF99" w14:textId="77777777" w:rsidR="00287D61" w:rsidRDefault="00287D61" w:rsidP="00287D61">
      <w:pPr>
        <w:pStyle w:val="CommentText"/>
      </w:pPr>
      <w:r>
        <w:rPr>
          <w:rStyle w:val="CommentReference"/>
        </w:rPr>
        <w:annotationRef/>
      </w:r>
      <w:r>
        <w:rPr>
          <w:lang w:val="da-DK"/>
        </w:rPr>
        <w:t>Hele det her afsnit synes jeg, er skrevet på en lidt kringlet måde, og jeg har lidt svært ved at forstå, hvad der menes.</w:t>
      </w:r>
    </w:p>
  </w:comment>
  <w:comment w:id="53" w:author="Emma Marie Poulsen" w:date="2025-09-11T22:02:00Z" w:initials="EP">
    <w:p w14:paraId="5D3E48B1" w14:textId="77777777" w:rsidR="00287D61" w:rsidRDefault="00287D61" w:rsidP="00287D61">
      <w:pPr>
        <w:pStyle w:val="CommentText"/>
      </w:pPr>
      <w:r>
        <w:rPr>
          <w:rStyle w:val="CommentReference"/>
        </w:rPr>
        <w:annotationRef/>
      </w:r>
      <w:r>
        <w:rPr>
          <w:lang w:val="da-DK"/>
        </w:rPr>
        <w:t>Ensret - staves det med c eller k igennem teksten?</w:t>
      </w:r>
    </w:p>
  </w:comment>
  <w:comment w:id="54" w:author="Emma Marie Poulsen" w:date="2025-09-11T22:02:00Z" w:initials="EP">
    <w:p w14:paraId="3A6CB471" w14:textId="77777777" w:rsidR="00287D61" w:rsidRDefault="00287D61" w:rsidP="00287D61">
      <w:pPr>
        <w:pStyle w:val="CommentText"/>
      </w:pPr>
      <w:r>
        <w:rPr>
          <w:rStyle w:val="CommentReference"/>
        </w:rPr>
        <w:annotationRef/>
      </w:r>
      <w:r>
        <w:rPr>
          <w:lang w:val="da-DK"/>
        </w:rPr>
        <w:t>Samme som ovenfor</w:t>
      </w:r>
    </w:p>
  </w:comment>
  <w:comment w:id="71" w:author="Emma Marie Poulsen" w:date="2025-09-11T22:07:00Z" w:initials="EP">
    <w:p w14:paraId="46FD53D2" w14:textId="77777777" w:rsidR="00156DF3" w:rsidRDefault="00156DF3" w:rsidP="00156DF3">
      <w:pPr>
        <w:pStyle w:val="CommentText"/>
      </w:pPr>
      <w:r>
        <w:rPr>
          <w:rStyle w:val="CommentReference"/>
        </w:rPr>
        <w:annotationRef/>
      </w:r>
      <w:r>
        <w:rPr>
          <w:lang w:val="da-DK"/>
        </w:rPr>
        <w:t>c/k?</w:t>
      </w:r>
    </w:p>
  </w:comment>
  <w:comment w:id="77" w:author="Emma Marie Poulsen" w:date="2025-09-11T22:08:00Z" w:initials="EP">
    <w:p w14:paraId="519190B6" w14:textId="77777777" w:rsidR="00156DF3" w:rsidRDefault="00156DF3" w:rsidP="00156DF3">
      <w:pPr>
        <w:pStyle w:val="CommentText"/>
      </w:pPr>
      <w:r>
        <w:rPr>
          <w:rStyle w:val="CommentReference"/>
        </w:rPr>
        <w:annotationRef/>
      </w:r>
      <w:r>
        <w:rPr>
          <w:lang w:val="da-DK"/>
        </w:rPr>
        <w:t>c/k?</w:t>
      </w:r>
    </w:p>
  </w:comment>
  <w:comment w:id="80" w:author="Emma Marie Poulsen" w:date="2025-09-11T22:09:00Z" w:initials="EP">
    <w:p w14:paraId="355D489E" w14:textId="77777777" w:rsidR="00156DF3" w:rsidRDefault="00156DF3" w:rsidP="00156DF3">
      <w:pPr>
        <w:pStyle w:val="CommentText"/>
      </w:pPr>
      <w:r>
        <w:rPr>
          <w:rStyle w:val="CommentReference"/>
        </w:rPr>
        <w:annotationRef/>
      </w:r>
      <w:r>
        <w:rPr>
          <w:lang w:val="da-DK"/>
        </w:rPr>
        <w:t>c/k?</w:t>
      </w:r>
    </w:p>
  </w:comment>
  <w:comment w:id="84" w:author="Emma Marie Poulsen" w:date="2025-09-11T22:10:00Z" w:initials="EP">
    <w:p w14:paraId="30FEA91C" w14:textId="77777777" w:rsidR="00D52649" w:rsidRDefault="00D52649" w:rsidP="00D52649">
      <w:pPr>
        <w:pStyle w:val="CommentText"/>
      </w:pPr>
      <w:r>
        <w:rPr>
          <w:rStyle w:val="CommentReference"/>
        </w:rPr>
        <w:annotationRef/>
      </w:r>
      <w:r>
        <w:rPr>
          <w:lang w:val="da-DK"/>
        </w:rPr>
        <w:t>Du skal også lige være obs på, om du staver det ”margen” eller ”margin” - mener, man kan bruge begge, men slå det lige op i ddo. Og vælg en ☺️</w:t>
      </w:r>
    </w:p>
  </w:comment>
  <w:comment w:id="89" w:author="Emma Marie Poulsen" w:date="2025-09-11T22:11:00Z" w:initials="EP">
    <w:p w14:paraId="40025647" w14:textId="77777777" w:rsidR="00D52649" w:rsidRDefault="00D52649" w:rsidP="00D52649">
      <w:pPr>
        <w:pStyle w:val="CommentText"/>
      </w:pPr>
      <w:r>
        <w:rPr>
          <w:rStyle w:val="CommentReference"/>
        </w:rPr>
        <w:annotationRef/>
      </w:r>
      <w:r>
        <w:rPr>
          <w:lang w:val="da-DK"/>
        </w:rPr>
        <w:t>c/k?</w:t>
      </w:r>
    </w:p>
  </w:comment>
  <w:comment w:id="93" w:author="Emma Marie Poulsen" w:date="2025-09-11T22:11:00Z" w:initials="EP">
    <w:p w14:paraId="0882EAD2" w14:textId="77777777" w:rsidR="00D52649" w:rsidRDefault="00D52649" w:rsidP="00D52649">
      <w:pPr>
        <w:pStyle w:val="CommentText"/>
      </w:pPr>
      <w:r>
        <w:rPr>
          <w:rStyle w:val="CommentReference"/>
        </w:rPr>
        <w:annotationRef/>
      </w:r>
      <w:r>
        <w:rPr>
          <w:lang w:val="da-DK"/>
        </w:rPr>
        <w:t>c/k?</w:t>
      </w:r>
    </w:p>
  </w:comment>
  <w:comment w:id="104" w:author="Emma Marie Poulsen" w:date="2025-09-11T22:13:00Z" w:initials="EP">
    <w:p w14:paraId="1D6D61BA" w14:textId="77777777" w:rsidR="00D52649" w:rsidRDefault="00D52649" w:rsidP="00D52649">
      <w:pPr>
        <w:pStyle w:val="CommentText"/>
      </w:pPr>
      <w:r>
        <w:rPr>
          <w:rStyle w:val="CommentReference"/>
        </w:rPr>
        <w:annotationRef/>
      </w:r>
      <w:r>
        <w:rPr>
          <w:lang w:val="da-DK"/>
        </w:rPr>
        <w:t>c/k?</w:t>
      </w:r>
    </w:p>
  </w:comment>
  <w:comment w:id="111" w:author="Emma Marie Poulsen" w:date="2025-09-11T22:16:00Z" w:initials="EP">
    <w:p w14:paraId="0F49AC56" w14:textId="77777777" w:rsidR="00D52649" w:rsidRDefault="00D52649" w:rsidP="00D52649">
      <w:pPr>
        <w:pStyle w:val="CommentText"/>
      </w:pPr>
      <w:r>
        <w:rPr>
          <w:rStyle w:val="CommentReference"/>
        </w:rPr>
        <w:annotationRef/>
      </w:r>
      <w:r>
        <w:rPr>
          <w:lang w:val="da-DK"/>
        </w:rPr>
        <w:t>c/k?</w:t>
      </w:r>
    </w:p>
  </w:comment>
  <w:comment w:id="119" w:author="Emma Marie Poulsen" w:date="2025-09-11T22:17:00Z" w:initials="EP">
    <w:p w14:paraId="1F6EA9A2" w14:textId="77777777" w:rsidR="00D52649" w:rsidRDefault="00D52649" w:rsidP="00D52649">
      <w:pPr>
        <w:pStyle w:val="CommentText"/>
      </w:pPr>
      <w:r>
        <w:rPr>
          <w:rStyle w:val="CommentReference"/>
        </w:rPr>
        <w:annotationRef/>
      </w:r>
      <w:r>
        <w:rPr>
          <w:lang w:val="da-DK"/>
        </w:rPr>
        <w:t>c/k?</w:t>
      </w:r>
    </w:p>
  </w:comment>
  <w:comment w:id="120" w:author="Emma Marie Poulsen" w:date="2025-09-11T22:19:00Z" w:initials="EP">
    <w:p w14:paraId="69BA4C85" w14:textId="77777777" w:rsidR="00E80484" w:rsidRDefault="00E80484" w:rsidP="00E80484">
      <w:pPr>
        <w:pStyle w:val="CommentText"/>
      </w:pPr>
      <w:r>
        <w:rPr>
          <w:rStyle w:val="CommentReference"/>
        </w:rPr>
        <w:annotationRef/>
      </w:r>
      <w:r>
        <w:rPr>
          <w:lang w:val="da-DK"/>
        </w:rPr>
        <w:t>c/k?</w:t>
      </w:r>
    </w:p>
  </w:comment>
  <w:comment w:id="126" w:author="Emma Marie Poulsen" w:date="2025-09-11T22:23:00Z" w:initials="EP">
    <w:p w14:paraId="6CDA9CB1" w14:textId="77777777" w:rsidR="00E80484" w:rsidRDefault="00E80484" w:rsidP="00E80484">
      <w:pPr>
        <w:pStyle w:val="CommentText"/>
      </w:pPr>
      <w:r>
        <w:rPr>
          <w:rStyle w:val="CommentReference"/>
        </w:rPr>
        <w:annotationRef/>
      </w:r>
      <w:r>
        <w:rPr>
          <w:lang w:val="da-DK"/>
        </w:rPr>
        <w:t>Jeg forstår ikke, hvad der menes her.</w:t>
      </w:r>
    </w:p>
  </w:comment>
  <w:comment w:id="127" w:author="Seán Vrieland" w:date="2025-09-15T10:06:00Z" w:initials="SV">
    <w:p w14:paraId="03DAF844" w14:textId="77777777" w:rsidR="008343CD" w:rsidRDefault="008343CD" w:rsidP="008343CD">
      <w:r>
        <w:rPr>
          <w:rStyle w:val="CommentReference"/>
        </w:rPr>
        <w:annotationRef/>
      </w:r>
      <w:r>
        <w:rPr>
          <w:sz w:val="20"/>
          <w:szCs w:val="20"/>
        </w:rPr>
        <w:t>nu?</w:t>
      </w:r>
    </w:p>
  </w:comment>
  <w:comment w:id="130" w:author="Emma Marie Poulsen" w:date="2025-09-11T22:23:00Z" w:initials="EP">
    <w:p w14:paraId="634A7EE4" w14:textId="0EC2F71B" w:rsidR="00E80484" w:rsidRDefault="00E80484" w:rsidP="00E80484">
      <w:pPr>
        <w:pStyle w:val="CommentText"/>
      </w:pPr>
      <w:r>
        <w:rPr>
          <w:rStyle w:val="CommentReference"/>
        </w:rPr>
        <w:annotationRef/>
      </w:r>
      <w:r>
        <w:rPr>
          <w:lang w:val="da-DK"/>
        </w:rPr>
        <w:t>c/k?</w:t>
      </w:r>
    </w:p>
  </w:comment>
  <w:comment w:id="140" w:author="Emma Marie Poulsen" w:date="2025-09-11T22:25:00Z" w:initials="EP">
    <w:p w14:paraId="752C9E81" w14:textId="77777777" w:rsidR="00E1412E" w:rsidRDefault="00E1412E" w:rsidP="00E1412E">
      <w:pPr>
        <w:pStyle w:val="CommentText"/>
      </w:pPr>
      <w:r>
        <w:rPr>
          <w:rStyle w:val="CommentReference"/>
        </w:rPr>
        <w:annotationRef/>
      </w:r>
      <w:r>
        <w:rPr>
          <w:lang w:val="da-DK"/>
        </w:rPr>
        <w:t>c/k?</w:t>
      </w:r>
    </w:p>
  </w:comment>
  <w:comment w:id="152" w:author="Emma Marie Poulsen" w:date="2025-09-11T22:34:00Z" w:initials="EP">
    <w:p w14:paraId="0E24E1A4" w14:textId="77777777" w:rsidR="00E1412E" w:rsidRDefault="00E1412E" w:rsidP="00E1412E">
      <w:pPr>
        <w:pStyle w:val="CommentText"/>
      </w:pPr>
      <w:r>
        <w:rPr>
          <w:rStyle w:val="CommentReference"/>
        </w:rPr>
        <w:annotationRef/>
      </w:r>
      <w:r>
        <w:rPr>
          <w:lang w:val="da-DK"/>
        </w:rPr>
        <w:t>c/k?</w:t>
      </w:r>
    </w:p>
  </w:comment>
  <w:comment w:id="155" w:author="Emma Marie Poulsen" w:date="2025-09-11T22:35:00Z" w:initials="EP">
    <w:p w14:paraId="57427965" w14:textId="77777777" w:rsidR="00E1412E" w:rsidRDefault="00E1412E" w:rsidP="00E1412E">
      <w:pPr>
        <w:pStyle w:val="CommentText"/>
      </w:pPr>
      <w:r>
        <w:rPr>
          <w:rStyle w:val="CommentReference"/>
        </w:rPr>
        <w:annotationRef/>
      </w:r>
      <w:r>
        <w:rPr>
          <w:lang w:val="da-DK"/>
        </w:rPr>
        <w:t>c/k?</w:t>
      </w:r>
    </w:p>
  </w:comment>
  <w:comment w:id="162" w:author="Emma Marie Poulsen" w:date="2025-09-11T22:44:00Z" w:initials="EP">
    <w:p w14:paraId="64C3A925" w14:textId="77777777" w:rsidR="00056B88" w:rsidRDefault="00056B88" w:rsidP="00056B88">
      <w:pPr>
        <w:pStyle w:val="CommentText"/>
      </w:pPr>
      <w:r>
        <w:rPr>
          <w:rStyle w:val="CommentReference"/>
        </w:rPr>
        <w:annotationRef/>
      </w:r>
      <w:r>
        <w:rPr>
          <w:lang w:val="da-DK"/>
        </w:rPr>
        <w:t>c/k?</w:t>
      </w:r>
    </w:p>
  </w:comment>
  <w:comment w:id="164" w:author="Emma Marie Poulsen" w:date="2025-09-11T22:44:00Z" w:initials="EP">
    <w:p w14:paraId="38C57C02" w14:textId="77777777" w:rsidR="00A73791" w:rsidRDefault="00A73791" w:rsidP="00A73791">
      <w:pPr>
        <w:pStyle w:val="CommentText"/>
      </w:pPr>
      <w:r>
        <w:rPr>
          <w:rStyle w:val="CommentReference"/>
        </w:rPr>
        <w:annotationRef/>
      </w:r>
      <w:r>
        <w:rPr>
          <w:lang w:val="da-DK"/>
        </w:rPr>
        <w:t>c/k?</w:t>
      </w:r>
    </w:p>
  </w:comment>
  <w:comment w:id="168" w:author="Emma Marie Poulsen" w:date="2025-09-11T22:45:00Z" w:initials="EP">
    <w:p w14:paraId="3E0C8FC4" w14:textId="77777777" w:rsidR="00A73791" w:rsidRDefault="00A73791" w:rsidP="00A73791">
      <w:pPr>
        <w:pStyle w:val="CommentText"/>
      </w:pPr>
      <w:r>
        <w:rPr>
          <w:rStyle w:val="CommentReference"/>
        </w:rPr>
        <w:annotationRef/>
      </w:r>
      <w:r>
        <w:rPr>
          <w:lang w:val="da-DK"/>
        </w:rPr>
        <w:t>c/k?</w:t>
      </w:r>
    </w:p>
  </w:comment>
  <w:comment w:id="179" w:author="Emma Marie Poulsen" w:date="2025-09-11T23:03:00Z" w:initials="EP">
    <w:p w14:paraId="3D9D601B" w14:textId="77777777" w:rsidR="00A73791" w:rsidRDefault="00A73791" w:rsidP="00A73791">
      <w:pPr>
        <w:pStyle w:val="CommentText"/>
      </w:pPr>
      <w:r>
        <w:rPr>
          <w:rStyle w:val="CommentReference"/>
        </w:rPr>
        <w:annotationRef/>
      </w:r>
      <w:r>
        <w:rPr>
          <w:lang w:val="da-DK"/>
        </w:rPr>
        <w:t>c/k?</w:t>
      </w:r>
    </w:p>
  </w:comment>
  <w:comment w:id="188" w:author="Emma Marie Poulsen" w:date="2025-09-11T23:05:00Z" w:initials="EP">
    <w:p w14:paraId="5393EA2F" w14:textId="77777777" w:rsidR="00514FA9" w:rsidRDefault="00514FA9" w:rsidP="00514FA9">
      <w:pPr>
        <w:pStyle w:val="CommentText"/>
      </w:pPr>
      <w:r>
        <w:rPr>
          <w:rStyle w:val="CommentReference"/>
        </w:rPr>
        <w:annotationRef/>
      </w:r>
      <w:r>
        <w:rPr>
          <w:lang w:val="da-DK"/>
        </w:rPr>
        <w:t>Klap klap klap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522D4B5" w15:done="1"/>
  <w15:commentEx w15:paraId="19CFD6E4" w15:done="0"/>
  <w15:commentEx w15:paraId="3ECF72E0" w15:done="0"/>
  <w15:commentEx w15:paraId="1C91A4C3" w15:done="0"/>
  <w15:commentEx w15:paraId="07BECF99" w15:done="0"/>
  <w15:commentEx w15:paraId="5D3E48B1" w15:done="1"/>
  <w15:commentEx w15:paraId="3A6CB471" w15:done="1"/>
  <w15:commentEx w15:paraId="46FD53D2" w15:done="1"/>
  <w15:commentEx w15:paraId="519190B6" w15:done="1"/>
  <w15:commentEx w15:paraId="355D489E" w15:done="1"/>
  <w15:commentEx w15:paraId="30FEA91C" w15:done="1"/>
  <w15:commentEx w15:paraId="40025647" w15:done="1"/>
  <w15:commentEx w15:paraId="0882EAD2" w15:done="1"/>
  <w15:commentEx w15:paraId="1D6D61BA" w15:done="1"/>
  <w15:commentEx w15:paraId="0F49AC56" w15:done="1"/>
  <w15:commentEx w15:paraId="1F6EA9A2" w15:done="1"/>
  <w15:commentEx w15:paraId="69BA4C85" w15:done="1"/>
  <w15:commentEx w15:paraId="6CDA9CB1" w15:done="0"/>
  <w15:commentEx w15:paraId="03DAF844" w15:paraIdParent="6CDA9CB1" w15:done="0"/>
  <w15:commentEx w15:paraId="634A7EE4" w15:done="1"/>
  <w15:commentEx w15:paraId="752C9E81" w15:done="1"/>
  <w15:commentEx w15:paraId="0E24E1A4" w15:done="1"/>
  <w15:commentEx w15:paraId="57427965" w15:done="1"/>
  <w15:commentEx w15:paraId="64C3A925" w15:done="1"/>
  <w15:commentEx w15:paraId="38C57C02" w15:done="1"/>
  <w15:commentEx w15:paraId="3E0C8FC4" w15:done="1"/>
  <w15:commentEx w15:paraId="3D9D601B" w15:done="1"/>
  <w15:commentEx w15:paraId="5393EA2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FFF28F6" w16cex:dateUtc="2025-09-11T19:33:00Z">
    <w16cex:extLst>
      <w16:ext w16:uri="{CE6994B0-6A32-4C9F-8C6B-6E91EDA988CE}">
        <cr:reactions xmlns:cr="http://schemas.microsoft.com/office/comments/2020/reactions">
          <cr:reaction reactionType="1">
            <cr:reactionInfo dateUtc="2025-09-15T07:47:38Z">
              <cr:user userId="S::sfd989@ku.dk::eba661c1-7c13-49b0-b9b2-a05ed24d7989" userProvider="AD" userName="Seán Vrieland"/>
            </cr:reactionInfo>
          </cr:reaction>
        </cr:reactions>
      </w16:ext>
    </w16cex:extLst>
  </w16cex:commentExtensible>
  <w16cex:commentExtensible w16cex:durableId="3294AB8F" w16cex:dateUtc="2025-09-11T19:39:00Z"/>
  <w16cex:commentExtensible w16cex:durableId="658809B9" w16cex:dateUtc="2025-09-11T19:53:00Z"/>
  <w16cex:commentExtensible w16cex:durableId="77A5533D" w16cex:dateUtc="2025-09-11T15:31:00Z"/>
  <w16cex:commentExtensible w16cex:durableId="07083F60" w16cex:dateUtc="2025-09-11T19:56:00Z"/>
  <w16cex:commentExtensible w16cex:durableId="0FF0853E" w16cex:dateUtc="2025-09-11T20:02:00Z">
    <w16cex:extLst>
      <w16:ext w16:uri="{CE6994B0-6A32-4C9F-8C6B-6E91EDA988CE}">
        <cr:reactions xmlns:cr="http://schemas.microsoft.com/office/comments/2020/reactions">
          <cr:reaction reactionType="1">
            <cr:reactionInfo dateUtc="2025-09-15T08:03:28Z">
              <cr:user userId="S::sfd989@ku.dk::eba661c1-7c13-49b0-b9b2-a05ed24d7989" userProvider="AD" userName="Seán Vrieland"/>
            </cr:reactionInfo>
          </cr:reaction>
        </cr:reactions>
      </w16:ext>
    </w16cex:extLst>
  </w16cex:commentExtensible>
  <w16cex:commentExtensible w16cex:durableId="7D82490A" w16cex:dateUtc="2025-09-11T20:02:00Z">
    <w16cex:extLst>
      <w16:ext w16:uri="{CE6994B0-6A32-4C9F-8C6B-6E91EDA988CE}">
        <cr:reactions xmlns:cr="http://schemas.microsoft.com/office/comments/2020/reactions">
          <cr:reaction reactionType="1">
            <cr:reactionInfo dateUtc="2025-09-15T08:03:30Z">
              <cr:user userId="S::sfd989@ku.dk::eba661c1-7c13-49b0-b9b2-a05ed24d7989" userProvider="AD" userName="Seán Vrieland"/>
            </cr:reactionInfo>
          </cr:reaction>
        </cr:reactions>
      </w16:ext>
    </w16cex:extLst>
  </w16cex:commentExtensible>
  <w16cex:commentExtensible w16cex:durableId="1ED88E5C" w16cex:dateUtc="2025-09-11T20:07:00Z"/>
  <w16cex:commentExtensible w16cex:durableId="6EEC3370" w16cex:dateUtc="2025-09-11T20:08:00Z"/>
  <w16cex:commentExtensible w16cex:durableId="16BDA799" w16cex:dateUtc="2025-09-11T20:09:00Z"/>
  <w16cex:commentExtensible w16cex:durableId="609EB9D7" w16cex:dateUtc="2025-09-11T20:10:00Z">
    <w16cex:extLst>
      <w16:ext w16:uri="{CE6994B0-6A32-4C9F-8C6B-6E91EDA988CE}">
        <cr:reactions xmlns:cr="http://schemas.microsoft.com/office/comments/2020/reactions">
          <cr:reaction reactionType="1">
            <cr:reactionInfo dateUtc="2025-09-15T08:05:46Z">
              <cr:user userId="S::sfd989@ku.dk::eba661c1-7c13-49b0-b9b2-a05ed24d7989" userProvider="AD" userName="Seán Vrieland"/>
            </cr:reactionInfo>
          </cr:reaction>
        </cr:reactions>
      </w16:ext>
    </w16cex:extLst>
  </w16cex:commentExtensible>
  <w16cex:commentExtensible w16cex:durableId="7CA5E6FF" w16cex:dateUtc="2025-09-11T20:11:00Z"/>
  <w16cex:commentExtensible w16cex:durableId="771C06C9" w16cex:dateUtc="2025-09-11T20:11:00Z"/>
  <w16cex:commentExtensible w16cex:durableId="7CD980DE" w16cex:dateUtc="2025-09-11T20:13:00Z"/>
  <w16cex:commentExtensible w16cex:durableId="52241D41" w16cex:dateUtc="2025-09-11T20:16:00Z"/>
  <w16cex:commentExtensible w16cex:durableId="1211754D" w16cex:dateUtc="2025-09-11T20:17:00Z"/>
  <w16cex:commentExtensible w16cex:durableId="18B9C0B3" w16cex:dateUtc="2025-09-11T20:19:00Z"/>
  <w16cex:commentExtensible w16cex:durableId="45585A76" w16cex:dateUtc="2025-09-11T20:23:00Z"/>
  <w16cex:commentExtensible w16cex:durableId="27687D6A" w16cex:dateUtc="2025-09-15T08:06:00Z"/>
  <w16cex:commentExtensible w16cex:durableId="624BB58E" w16cex:dateUtc="2025-09-11T20:23:00Z"/>
  <w16cex:commentExtensible w16cex:durableId="4065627B" w16cex:dateUtc="2025-09-11T20:25:00Z"/>
  <w16cex:commentExtensible w16cex:durableId="18D5B734" w16cex:dateUtc="2025-09-11T20:34:00Z">
    <w16cex:extLst>
      <w16:ext w16:uri="{CE6994B0-6A32-4C9F-8C6B-6E91EDA988CE}">
        <cr:reactions xmlns:cr="http://schemas.microsoft.com/office/comments/2020/reactions">
          <cr:reaction reactionType="1">
            <cr:reactionInfo dateUtc="2025-09-15T08:03:53Z">
              <cr:user userId="S::sfd989@ku.dk::eba661c1-7c13-49b0-b9b2-a05ed24d7989" userProvider="AD" userName="Seán Vrieland"/>
            </cr:reactionInfo>
          </cr:reaction>
        </cr:reactions>
      </w16:ext>
    </w16cex:extLst>
  </w16cex:commentExtensible>
  <w16cex:commentExtensible w16cex:durableId="67C5BA1B" w16cex:dateUtc="2025-09-11T20:35:00Z">
    <w16cex:extLst>
      <w16:ext w16:uri="{CE6994B0-6A32-4C9F-8C6B-6E91EDA988CE}">
        <cr:reactions xmlns:cr="http://schemas.microsoft.com/office/comments/2020/reactions">
          <cr:reaction reactionType="1">
            <cr:reactionInfo dateUtc="2025-09-15T08:03:32Z">
              <cr:user userId="S::sfd989@ku.dk::eba661c1-7c13-49b0-b9b2-a05ed24d7989" userProvider="AD" userName="Seán Vrieland"/>
            </cr:reactionInfo>
          </cr:reaction>
        </cr:reactions>
      </w16:ext>
    </w16cex:extLst>
  </w16cex:commentExtensible>
  <w16cex:commentExtensible w16cex:durableId="20792D3C" w16cex:dateUtc="2025-09-11T20:44:00Z"/>
  <w16cex:commentExtensible w16cex:durableId="5C17A1CE" w16cex:dateUtc="2025-09-11T20:44:00Z"/>
  <w16cex:commentExtensible w16cex:durableId="68C2648C" w16cex:dateUtc="2025-09-11T20:45:00Z"/>
  <w16cex:commentExtensible w16cex:durableId="60BD3376" w16cex:dateUtc="2025-09-11T21:03:00Z"/>
  <w16cex:commentExtensible w16cex:durableId="64D6BE33" w16cex:dateUtc="2025-09-11T21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522D4B5" w16cid:durableId="6FFF28F6"/>
  <w16cid:commentId w16cid:paraId="19CFD6E4" w16cid:durableId="3294AB8F"/>
  <w16cid:commentId w16cid:paraId="3ECF72E0" w16cid:durableId="658809B9"/>
  <w16cid:commentId w16cid:paraId="1C91A4C3" w16cid:durableId="77A5533D"/>
  <w16cid:commentId w16cid:paraId="07BECF99" w16cid:durableId="07083F60"/>
  <w16cid:commentId w16cid:paraId="5D3E48B1" w16cid:durableId="0FF0853E"/>
  <w16cid:commentId w16cid:paraId="3A6CB471" w16cid:durableId="7D82490A"/>
  <w16cid:commentId w16cid:paraId="46FD53D2" w16cid:durableId="1ED88E5C"/>
  <w16cid:commentId w16cid:paraId="519190B6" w16cid:durableId="6EEC3370"/>
  <w16cid:commentId w16cid:paraId="355D489E" w16cid:durableId="16BDA799"/>
  <w16cid:commentId w16cid:paraId="30FEA91C" w16cid:durableId="609EB9D7"/>
  <w16cid:commentId w16cid:paraId="40025647" w16cid:durableId="7CA5E6FF"/>
  <w16cid:commentId w16cid:paraId="0882EAD2" w16cid:durableId="771C06C9"/>
  <w16cid:commentId w16cid:paraId="1D6D61BA" w16cid:durableId="7CD980DE"/>
  <w16cid:commentId w16cid:paraId="0F49AC56" w16cid:durableId="52241D41"/>
  <w16cid:commentId w16cid:paraId="1F6EA9A2" w16cid:durableId="1211754D"/>
  <w16cid:commentId w16cid:paraId="69BA4C85" w16cid:durableId="18B9C0B3"/>
  <w16cid:commentId w16cid:paraId="6CDA9CB1" w16cid:durableId="45585A76"/>
  <w16cid:commentId w16cid:paraId="03DAF844" w16cid:durableId="27687D6A"/>
  <w16cid:commentId w16cid:paraId="634A7EE4" w16cid:durableId="624BB58E"/>
  <w16cid:commentId w16cid:paraId="752C9E81" w16cid:durableId="4065627B"/>
  <w16cid:commentId w16cid:paraId="0E24E1A4" w16cid:durableId="18D5B734"/>
  <w16cid:commentId w16cid:paraId="57427965" w16cid:durableId="67C5BA1B"/>
  <w16cid:commentId w16cid:paraId="64C3A925" w16cid:durableId="20792D3C"/>
  <w16cid:commentId w16cid:paraId="38C57C02" w16cid:durableId="5C17A1CE"/>
  <w16cid:commentId w16cid:paraId="3E0C8FC4" w16cid:durableId="68C2648C"/>
  <w16cid:commentId w16cid:paraId="3D9D601B" w16cid:durableId="60BD3376"/>
  <w16cid:commentId w16cid:paraId="5393EA2F" w16cid:durableId="64D6BE3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mma Marie Poulsen">
    <w15:presenceInfo w15:providerId="AD" w15:userId="S::mlw510@ku.dk::aba88f59-7bd0-49b9-9e0d-3e3acf55f938"/>
  </w15:person>
  <w15:person w15:author="Seán Vrieland">
    <w15:presenceInfo w15:providerId="AD" w15:userId="S::sfd989@ku.dk::eba661c1-7c13-49b0-b9b2-a05ed24d798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5DD"/>
    <w:rsid w:val="00032E24"/>
    <w:rsid w:val="00056B88"/>
    <w:rsid w:val="00156DF3"/>
    <w:rsid w:val="00287D61"/>
    <w:rsid w:val="002950CA"/>
    <w:rsid w:val="00297EBE"/>
    <w:rsid w:val="00341BD8"/>
    <w:rsid w:val="00353027"/>
    <w:rsid w:val="00453CD6"/>
    <w:rsid w:val="00514FA9"/>
    <w:rsid w:val="00525A91"/>
    <w:rsid w:val="00555D06"/>
    <w:rsid w:val="005B7AAE"/>
    <w:rsid w:val="00635479"/>
    <w:rsid w:val="00673CE3"/>
    <w:rsid w:val="008343CD"/>
    <w:rsid w:val="008969B9"/>
    <w:rsid w:val="00A231C6"/>
    <w:rsid w:val="00A73791"/>
    <w:rsid w:val="00AA1F9C"/>
    <w:rsid w:val="00AD6E8C"/>
    <w:rsid w:val="00B91B03"/>
    <w:rsid w:val="00B934BA"/>
    <w:rsid w:val="00BF0D67"/>
    <w:rsid w:val="00C35ED0"/>
    <w:rsid w:val="00D205DD"/>
    <w:rsid w:val="00D52649"/>
    <w:rsid w:val="00DC24B4"/>
    <w:rsid w:val="00E1412E"/>
    <w:rsid w:val="00E43C49"/>
    <w:rsid w:val="00E80484"/>
    <w:rsid w:val="00F12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2D5E67"/>
  <w15:chartTrackingRefBased/>
  <w15:docId w15:val="{347113FD-96D3-3D46-8CA5-3ED25EF3B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D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5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5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5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5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ferences">
    <w:name w:val="References"/>
    <w:basedOn w:val="Normal"/>
    <w:autoRedefine/>
    <w:qFormat/>
    <w:rsid w:val="00A231C6"/>
    <w:pPr>
      <w:spacing w:line="480" w:lineRule="auto"/>
      <w:ind w:left="567" w:hanging="567"/>
      <w:jc w:val="both"/>
    </w:pPr>
    <w:rPr>
      <w:rFonts w:ascii="Times New Roman" w:eastAsia="Times New Roman" w:hAnsi="Times New Roman" w:cs="Times New Roman"/>
      <w:sz w:val="22"/>
      <w:szCs w:val="22"/>
      <w:lang w:val="nl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D20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5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5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5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5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5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5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5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5D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5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5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5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5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5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5DD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41B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41BD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41BD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1B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1BD8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87D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F45E54-4551-453D-B07A-6F76F095D7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984</Words>
  <Characters>5615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Seán Vrieland</dc:creator>
  <cp:keywords/>
  <dc:description/>
  <cp:lastModifiedBy>Seán Vrieland</cp:lastModifiedBy>
  <cp:revision>2</cp:revision>
  <dcterms:created xsi:type="dcterms:W3CDTF">2025-09-15T08:16:00Z</dcterms:created>
  <dcterms:modified xsi:type="dcterms:W3CDTF">2025-09-15T08:16:00Z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</Properties>
</file>