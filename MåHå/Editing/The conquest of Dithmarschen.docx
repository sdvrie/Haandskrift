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3721B" w14:textId="28C47FDA" w:rsidR="00A85190" w:rsidRPr="00A85C5D" w:rsidRDefault="00D630CB" w:rsidP="00A070C4">
      <w:pPr>
        <w:widowControl w:val="0"/>
        <w:autoSpaceDE w:val="0"/>
        <w:autoSpaceDN w:val="0"/>
        <w:adjustRightInd w:val="0"/>
        <w:outlineLvl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System Font"/>
          <w:b/>
          <w:bCs/>
          <w:color w:val="000000" w:themeColor="text1"/>
          <w:sz w:val="22"/>
          <w:szCs w:val="22"/>
          <w:lang w:val="en-GB"/>
        </w:rPr>
        <w:t>The</w:t>
      </w:r>
      <w:r w:rsidR="00B00ABC" w:rsidRPr="00A85C5D">
        <w:rPr>
          <w:rFonts w:asciiTheme="minorHAnsi" w:eastAsia="System Font" w:hAnsiTheme="minorHAnsi" w:cs="System Font"/>
          <w:b/>
          <w:bCs/>
          <w:color w:val="000000" w:themeColor="text1"/>
          <w:sz w:val="22"/>
          <w:szCs w:val="22"/>
          <w:lang w:val="en-GB"/>
        </w:rPr>
        <w:t xml:space="preserve"> </w:t>
      </w:r>
      <w:r w:rsidR="001C1969" w:rsidRPr="00A85C5D">
        <w:rPr>
          <w:rFonts w:asciiTheme="minorHAnsi" w:eastAsia="System Font" w:hAnsiTheme="minorHAnsi" w:cs="System Font"/>
          <w:b/>
          <w:bCs/>
          <w:color w:val="000000" w:themeColor="text1"/>
          <w:sz w:val="22"/>
          <w:szCs w:val="22"/>
          <w:lang w:val="en-GB"/>
        </w:rPr>
        <w:t xml:space="preserve">Danish </w:t>
      </w:r>
      <w:r w:rsidR="00B00ABC" w:rsidRPr="00A85C5D">
        <w:rPr>
          <w:rFonts w:asciiTheme="minorHAnsi" w:eastAsia="System Font" w:hAnsiTheme="minorHAnsi" w:cs="System Font"/>
          <w:b/>
          <w:bCs/>
          <w:color w:val="000000" w:themeColor="text1"/>
          <w:sz w:val="22"/>
          <w:szCs w:val="22"/>
          <w:lang w:val="en-GB"/>
        </w:rPr>
        <w:t xml:space="preserve">Conquest </w:t>
      </w:r>
      <w:r w:rsidR="00A85190" w:rsidRPr="00A85C5D">
        <w:rPr>
          <w:rFonts w:asciiTheme="minorHAnsi" w:eastAsia="System Font" w:hAnsiTheme="minorHAnsi" w:cs="System Font"/>
          <w:b/>
          <w:bCs/>
          <w:color w:val="000000" w:themeColor="text1"/>
          <w:sz w:val="22"/>
          <w:szCs w:val="22"/>
          <w:lang w:val="en-GB"/>
        </w:rPr>
        <w:t>of Dithmarschen</w:t>
      </w:r>
    </w:p>
    <w:p w14:paraId="190D4DB4" w14:textId="00272112" w:rsidR="00A85190" w:rsidRPr="00A85C5D" w:rsidRDefault="00A85190" w:rsidP="00A070C4">
      <w:pPr>
        <w:widowControl w:val="0"/>
        <w:autoSpaceDE w:val="0"/>
        <w:autoSpaceDN w:val="0"/>
        <w:adjustRightInd w:val="0"/>
        <w:outlineLvl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System Font"/>
          <w:color w:val="000000" w:themeColor="text1"/>
          <w:sz w:val="22"/>
          <w:szCs w:val="22"/>
          <w:lang w:val="en-GB"/>
        </w:rPr>
        <w:t>Tom Lorenz</w:t>
      </w:r>
    </w:p>
    <w:p w14:paraId="2E6AA857" w14:textId="77777777" w:rsidR="00A85190" w:rsidRPr="00A85C5D" w:rsidRDefault="00A85190"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51BB5492" w14:textId="2C45A91C" w:rsidR="00A85190" w:rsidRPr="00A85C5D" w:rsidRDefault="00A85190" w:rsidP="00A85190">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b/>
          <w:bCs/>
          <w:color w:val="000000" w:themeColor="text1"/>
          <w:sz w:val="22"/>
          <w:szCs w:val="22"/>
          <w:lang w:val="en-GB"/>
        </w:rPr>
        <w:t>Manuscript of the Month</w:t>
      </w:r>
      <w:r w:rsidRPr="00A85C5D">
        <w:rPr>
          <w:rFonts w:asciiTheme="minorHAnsi" w:eastAsia="System Font" w:hAnsiTheme="minorHAnsi" w:cs="System Font"/>
          <w:color w:val="000000" w:themeColor="text1"/>
          <w:sz w:val="22"/>
          <w:szCs w:val="22"/>
          <w:lang w:val="en-GB"/>
        </w:rPr>
        <w:t> </w:t>
      </w:r>
      <w:r w:rsidR="00B22913" w:rsidRPr="00A85C5D">
        <w:rPr>
          <w:rFonts w:asciiTheme="minorHAnsi" w:eastAsia="System Font" w:hAnsiTheme="minorHAnsi" w:cs="System Font"/>
          <w:color w:val="000000" w:themeColor="text1"/>
          <w:sz w:val="22"/>
          <w:szCs w:val="22"/>
          <w:lang w:val="en-GB"/>
        </w:rPr>
        <w:t xml:space="preserve">The </w:t>
      </w:r>
      <w:r w:rsidR="00B00ABC" w:rsidRPr="00A85C5D">
        <w:rPr>
          <w:rFonts w:asciiTheme="minorHAnsi" w:eastAsia="System Font" w:hAnsiTheme="minorHAnsi" w:cs="System Font"/>
          <w:color w:val="000000" w:themeColor="text1"/>
          <w:sz w:val="22"/>
          <w:szCs w:val="22"/>
          <w:lang w:val="en-GB"/>
        </w:rPr>
        <w:t xml:space="preserve">Low German law </w:t>
      </w:r>
      <w:r w:rsidR="00A76984" w:rsidRPr="00A85C5D">
        <w:rPr>
          <w:rFonts w:asciiTheme="minorHAnsi" w:eastAsia="System Font" w:hAnsiTheme="minorHAnsi" w:cs="System Font"/>
          <w:color w:val="000000" w:themeColor="text1"/>
          <w:sz w:val="22"/>
          <w:szCs w:val="22"/>
          <w:lang w:val="en-GB"/>
        </w:rPr>
        <w:t>codex</w:t>
      </w:r>
      <w:r w:rsidR="00B22913" w:rsidRPr="00A85C5D">
        <w:rPr>
          <w:rFonts w:asciiTheme="minorHAnsi" w:eastAsia="System Font" w:hAnsiTheme="minorHAnsi" w:cs="System Font"/>
          <w:color w:val="000000" w:themeColor="text1"/>
          <w:sz w:val="22"/>
          <w:szCs w:val="22"/>
          <w:lang w:val="en-GB"/>
        </w:rPr>
        <w:t xml:space="preserve"> AM 2 4</w:t>
      </w:r>
      <w:r w:rsidRPr="00A85C5D">
        <w:rPr>
          <w:rFonts w:asciiTheme="minorHAnsi" w:eastAsia="System Font" w:hAnsiTheme="minorHAnsi" w:cs="System Font"/>
          <w:color w:val="000000" w:themeColor="text1"/>
          <w:sz w:val="22"/>
          <w:szCs w:val="22"/>
          <w:lang w:val="en-GB"/>
        </w:rPr>
        <w:t>to contains the</w:t>
      </w:r>
      <w:r w:rsidR="00D059CB" w:rsidRPr="00A85C5D">
        <w:rPr>
          <w:rFonts w:asciiTheme="minorHAnsi" w:eastAsia="System Font" w:hAnsiTheme="minorHAnsi" w:cs="System Font"/>
          <w:color w:val="000000" w:themeColor="text1"/>
          <w:sz w:val="22"/>
          <w:szCs w:val="22"/>
          <w:lang w:val="en-GB"/>
        </w:rPr>
        <w:t xml:space="preserve"> </w:t>
      </w:r>
      <w:del w:id="0" w:author="Sean Vrieland" w:date="2023-12-27T09:10:00Z">
        <w:r w:rsidR="00D059CB" w:rsidRPr="00A85C5D" w:rsidDel="007D59C6">
          <w:rPr>
            <w:rFonts w:asciiTheme="minorHAnsi" w:eastAsia="System Font" w:hAnsiTheme="minorHAnsi" w:cs="System Font"/>
            <w:color w:val="000000" w:themeColor="text1"/>
            <w:sz w:val="22"/>
            <w:szCs w:val="22"/>
            <w:lang w:val="en-GB"/>
          </w:rPr>
          <w:delText>s</w:delText>
        </w:r>
        <w:r w:rsidR="000E7537" w:rsidRPr="00A85C5D" w:rsidDel="007D59C6">
          <w:rPr>
            <w:rFonts w:asciiTheme="minorHAnsi" w:eastAsia="System Font" w:hAnsiTheme="minorHAnsi" w:cs="System Font"/>
            <w:color w:val="000000" w:themeColor="text1"/>
            <w:sz w:val="22"/>
            <w:szCs w:val="22"/>
            <w:lang w:val="en-GB"/>
          </w:rPr>
          <w:delText>econd</w:delText>
        </w:r>
        <w:r w:rsidRPr="00A85C5D" w:rsidDel="007D59C6">
          <w:rPr>
            <w:rFonts w:asciiTheme="minorHAnsi" w:eastAsia="System Font" w:hAnsiTheme="minorHAnsi" w:cs="System Font"/>
            <w:color w:val="000000" w:themeColor="text1"/>
            <w:sz w:val="22"/>
            <w:szCs w:val="22"/>
            <w:lang w:val="en-GB"/>
          </w:rPr>
          <w:delText xml:space="preserve"> </w:delText>
        </w:r>
      </w:del>
      <w:ins w:id="1" w:author="Sean Vrieland" w:date="2023-12-27T09:10:00Z">
        <w:r w:rsidR="007D59C6">
          <w:rPr>
            <w:rFonts w:asciiTheme="minorHAnsi" w:eastAsia="System Font" w:hAnsiTheme="minorHAnsi" w:cs="System Font"/>
            <w:color w:val="000000" w:themeColor="text1"/>
            <w:sz w:val="22"/>
            <w:szCs w:val="22"/>
            <w:lang w:val="en-GB"/>
          </w:rPr>
          <w:t>younger</w:t>
        </w:r>
        <w:r w:rsidR="007D59C6" w:rsidRPr="00A85C5D">
          <w:rPr>
            <w:rFonts w:asciiTheme="minorHAnsi" w:eastAsia="System Font" w:hAnsiTheme="minorHAnsi" w:cs="System Font"/>
            <w:color w:val="000000" w:themeColor="text1"/>
            <w:sz w:val="22"/>
            <w:szCs w:val="22"/>
            <w:lang w:val="en-GB"/>
          </w:rPr>
          <w:t xml:space="preserve"> </w:t>
        </w:r>
      </w:ins>
      <w:r w:rsidR="00D059CB" w:rsidRPr="00A85C5D">
        <w:rPr>
          <w:rFonts w:asciiTheme="minorHAnsi" w:eastAsia="System Font" w:hAnsiTheme="minorHAnsi" w:cs="System Font"/>
          <w:color w:val="000000" w:themeColor="text1"/>
          <w:sz w:val="22"/>
          <w:szCs w:val="22"/>
          <w:lang w:val="en-GB"/>
        </w:rPr>
        <w:t xml:space="preserve">redaction of </w:t>
      </w:r>
      <w:r w:rsidR="00171C32" w:rsidRPr="00A85C5D">
        <w:rPr>
          <w:rFonts w:asciiTheme="minorHAnsi" w:eastAsia="System Font" w:hAnsiTheme="minorHAnsi" w:cs="System Font"/>
          <w:color w:val="000000" w:themeColor="text1"/>
          <w:sz w:val="22"/>
          <w:szCs w:val="22"/>
          <w:lang w:val="en-GB"/>
        </w:rPr>
        <w:t xml:space="preserve">the </w:t>
      </w:r>
      <w:r w:rsidR="00903A09" w:rsidRPr="00A85C5D">
        <w:rPr>
          <w:rFonts w:asciiTheme="minorHAnsi" w:eastAsia="System Font" w:hAnsiTheme="minorHAnsi" w:cs="System Font"/>
          <w:color w:val="000000" w:themeColor="text1"/>
          <w:sz w:val="22"/>
          <w:szCs w:val="22"/>
          <w:lang w:val="en-GB"/>
        </w:rPr>
        <w:t xml:space="preserve">Land </w:t>
      </w:r>
      <w:r w:rsidR="00171C32" w:rsidRPr="00A85C5D">
        <w:rPr>
          <w:rFonts w:asciiTheme="minorHAnsi" w:eastAsia="System Font" w:hAnsiTheme="minorHAnsi" w:cs="System Font"/>
          <w:color w:val="000000" w:themeColor="text1"/>
          <w:sz w:val="22"/>
          <w:szCs w:val="22"/>
          <w:lang w:val="en-GB"/>
        </w:rPr>
        <w:t xml:space="preserve">Law </w:t>
      </w:r>
      <w:r w:rsidR="00B00ABC" w:rsidRPr="00A85C5D">
        <w:rPr>
          <w:rFonts w:asciiTheme="minorHAnsi" w:eastAsia="System Font" w:hAnsiTheme="minorHAnsi" w:cs="System Font"/>
          <w:color w:val="000000" w:themeColor="text1"/>
          <w:sz w:val="22"/>
          <w:szCs w:val="22"/>
          <w:lang w:val="en-GB"/>
        </w:rPr>
        <w:t xml:space="preserve">of </w:t>
      </w:r>
      <w:r w:rsidRPr="00A85C5D">
        <w:rPr>
          <w:rFonts w:asciiTheme="minorHAnsi" w:eastAsia="System Font" w:hAnsiTheme="minorHAnsi" w:cs="System Font"/>
          <w:color w:val="000000" w:themeColor="text1"/>
          <w:sz w:val="22"/>
          <w:szCs w:val="22"/>
          <w:lang w:val="en-GB"/>
        </w:rPr>
        <w:t>Dithmarschen</w:t>
      </w:r>
      <w:r w:rsidR="00B00ABC" w:rsidRPr="00A85C5D">
        <w:rPr>
          <w:rFonts w:asciiTheme="minorHAnsi" w:eastAsia="System Font" w:hAnsiTheme="minorHAnsi" w:cs="System Font"/>
          <w:color w:val="000000" w:themeColor="text1"/>
          <w:sz w:val="22"/>
          <w:szCs w:val="22"/>
          <w:lang w:val="en-GB"/>
        </w:rPr>
        <w:t>.</w:t>
      </w:r>
      <w:r w:rsidR="009110D5" w:rsidRPr="00A85C5D">
        <w:rPr>
          <w:rFonts w:asciiTheme="minorHAnsi" w:eastAsia="System Font" w:hAnsiTheme="minorHAnsi" w:cs="System Font"/>
          <w:color w:val="000000" w:themeColor="text1"/>
          <w:sz w:val="22"/>
          <w:szCs w:val="22"/>
          <w:lang w:val="en-GB"/>
        </w:rPr>
        <w:t xml:space="preserve"> A later addition in Danish </w:t>
      </w:r>
      <w:r w:rsidR="002D14BB" w:rsidRPr="00A85C5D">
        <w:rPr>
          <w:rFonts w:asciiTheme="minorHAnsi" w:eastAsia="System Font" w:hAnsiTheme="minorHAnsi" w:cs="System Font"/>
          <w:color w:val="000000" w:themeColor="text1"/>
          <w:sz w:val="22"/>
          <w:szCs w:val="22"/>
          <w:lang w:val="en-GB"/>
        </w:rPr>
        <w:t>describes</w:t>
      </w:r>
      <w:r w:rsidR="009110D5" w:rsidRPr="00A85C5D">
        <w:rPr>
          <w:rFonts w:asciiTheme="minorHAnsi" w:eastAsia="System Font" w:hAnsiTheme="minorHAnsi" w:cs="System Font"/>
          <w:color w:val="000000" w:themeColor="text1"/>
          <w:sz w:val="22"/>
          <w:szCs w:val="22"/>
          <w:lang w:val="en-GB"/>
        </w:rPr>
        <w:t xml:space="preserve"> the conquest of </w:t>
      </w:r>
      <w:r w:rsidR="00171C32" w:rsidRPr="00A85C5D">
        <w:rPr>
          <w:rFonts w:asciiTheme="minorHAnsi" w:eastAsia="System Font" w:hAnsiTheme="minorHAnsi" w:cs="System Font"/>
          <w:color w:val="000000" w:themeColor="text1"/>
          <w:sz w:val="22"/>
          <w:szCs w:val="22"/>
          <w:lang w:val="en-GB"/>
        </w:rPr>
        <w:t>Dithmarschen</w:t>
      </w:r>
      <w:r w:rsidR="002D14BB" w:rsidRPr="00A85C5D">
        <w:rPr>
          <w:rFonts w:asciiTheme="minorHAnsi" w:eastAsia="System Font" w:hAnsiTheme="minorHAnsi" w:cs="System Font"/>
          <w:color w:val="000000" w:themeColor="text1"/>
          <w:sz w:val="22"/>
          <w:szCs w:val="22"/>
          <w:lang w:val="en-GB"/>
        </w:rPr>
        <w:t xml:space="preserve"> </w:t>
      </w:r>
      <w:r w:rsidR="009110D5" w:rsidRPr="00A85C5D">
        <w:rPr>
          <w:rFonts w:asciiTheme="minorHAnsi" w:eastAsia="System Font" w:hAnsiTheme="minorHAnsi" w:cs="System Font"/>
          <w:color w:val="000000" w:themeColor="text1"/>
          <w:sz w:val="22"/>
          <w:szCs w:val="22"/>
          <w:lang w:val="en-GB"/>
        </w:rPr>
        <w:t>by the Kingdom of Denmark</w:t>
      </w:r>
      <w:r w:rsidR="002D14BB" w:rsidRPr="00A85C5D">
        <w:rPr>
          <w:rFonts w:asciiTheme="minorHAnsi" w:eastAsia="System Font" w:hAnsiTheme="minorHAnsi" w:cs="System Font"/>
          <w:color w:val="000000" w:themeColor="text1"/>
          <w:sz w:val="22"/>
          <w:szCs w:val="22"/>
          <w:lang w:val="en-GB"/>
        </w:rPr>
        <w:t xml:space="preserve"> in 1559</w:t>
      </w:r>
      <w:r w:rsidR="009110D5" w:rsidRPr="00A85C5D">
        <w:rPr>
          <w:rFonts w:asciiTheme="minorHAnsi" w:eastAsia="System Font" w:hAnsiTheme="minorHAnsi" w:cs="System Font"/>
          <w:color w:val="000000" w:themeColor="text1"/>
          <w:sz w:val="22"/>
          <w:szCs w:val="22"/>
          <w:lang w:val="en-GB"/>
        </w:rPr>
        <w:t>.</w:t>
      </w:r>
    </w:p>
    <w:p w14:paraId="1AA83FA1" w14:textId="77777777" w:rsidR="00A85190" w:rsidRPr="00A85C5D" w:rsidRDefault="00A85190" w:rsidP="00A85190">
      <w:pPr>
        <w:widowControl w:val="0"/>
        <w:autoSpaceDE w:val="0"/>
        <w:autoSpaceDN w:val="0"/>
        <w:adjustRightInd w:val="0"/>
        <w:rPr>
          <w:rFonts w:asciiTheme="minorHAnsi" w:eastAsia="System Font" w:hAnsiTheme="minorHAnsi" w:cs="System Font"/>
          <w:color w:val="000000" w:themeColor="text1"/>
          <w:sz w:val="22"/>
          <w:szCs w:val="22"/>
          <w:lang w:val="en-GB"/>
        </w:rPr>
      </w:pPr>
    </w:p>
    <w:p w14:paraId="439DCE1E" w14:textId="1CE1D139" w:rsidR="00A85190" w:rsidRPr="00A85C5D" w:rsidRDefault="00573A76" w:rsidP="00A070C4">
      <w:pPr>
        <w:widowControl w:val="0"/>
        <w:autoSpaceDE w:val="0"/>
        <w:autoSpaceDN w:val="0"/>
        <w:adjustRightInd w:val="0"/>
        <w:outlineLvl w:val="0"/>
        <w:rPr>
          <w:rFonts w:asciiTheme="minorHAnsi" w:eastAsia="System Font" w:hAnsiTheme="minorHAnsi" w:cs="System Font"/>
          <w:b/>
          <w:color w:val="000000" w:themeColor="text1"/>
          <w:sz w:val="22"/>
          <w:szCs w:val="22"/>
          <w:lang w:val="en-GB"/>
        </w:rPr>
      </w:pPr>
      <w:r w:rsidRPr="00A85C5D">
        <w:rPr>
          <w:rFonts w:asciiTheme="minorHAnsi" w:eastAsia="System Font" w:hAnsiTheme="minorHAnsi" w:cs="System Font"/>
          <w:b/>
          <w:color w:val="000000" w:themeColor="text1"/>
          <w:sz w:val="22"/>
          <w:szCs w:val="22"/>
          <w:lang w:val="en-GB"/>
        </w:rPr>
        <w:t xml:space="preserve">The </w:t>
      </w:r>
      <w:r w:rsidR="00BE4464" w:rsidRPr="00A85C5D">
        <w:rPr>
          <w:rFonts w:asciiTheme="minorHAnsi" w:eastAsia="System Font" w:hAnsiTheme="minorHAnsi" w:cs="System Font"/>
          <w:b/>
          <w:color w:val="000000" w:themeColor="text1"/>
          <w:sz w:val="22"/>
          <w:szCs w:val="22"/>
          <w:lang w:val="en-GB"/>
        </w:rPr>
        <w:t>‘</w:t>
      </w:r>
      <w:r w:rsidRPr="00A85C5D">
        <w:rPr>
          <w:rFonts w:asciiTheme="minorHAnsi" w:eastAsia="System Font" w:hAnsiTheme="minorHAnsi" w:cs="System Font"/>
          <w:b/>
          <w:color w:val="000000" w:themeColor="text1"/>
          <w:sz w:val="22"/>
          <w:szCs w:val="22"/>
          <w:lang w:val="en-GB"/>
        </w:rPr>
        <w:t>Peasant</w:t>
      </w:r>
      <w:r w:rsidR="00A85190" w:rsidRPr="00A85C5D">
        <w:rPr>
          <w:rFonts w:asciiTheme="minorHAnsi" w:eastAsia="System Font" w:hAnsiTheme="minorHAnsi" w:cs="System Font"/>
          <w:b/>
          <w:color w:val="000000" w:themeColor="text1"/>
          <w:sz w:val="22"/>
          <w:szCs w:val="22"/>
          <w:lang w:val="en-GB"/>
        </w:rPr>
        <w:t xml:space="preserve"> Republic</w:t>
      </w:r>
      <w:r w:rsidR="00BE4464" w:rsidRPr="00A85C5D">
        <w:rPr>
          <w:rFonts w:asciiTheme="minorHAnsi" w:eastAsia="System Font" w:hAnsiTheme="minorHAnsi" w:cs="System Font"/>
          <w:b/>
          <w:color w:val="000000" w:themeColor="text1"/>
          <w:sz w:val="22"/>
          <w:szCs w:val="22"/>
          <w:lang w:val="en-GB"/>
        </w:rPr>
        <w:t>’</w:t>
      </w:r>
      <w:r w:rsidR="00A85190" w:rsidRPr="00A85C5D">
        <w:rPr>
          <w:rFonts w:asciiTheme="minorHAnsi" w:eastAsia="System Font" w:hAnsiTheme="minorHAnsi" w:cs="System Font"/>
          <w:b/>
          <w:color w:val="000000" w:themeColor="text1"/>
          <w:sz w:val="22"/>
          <w:szCs w:val="22"/>
          <w:lang w:val="en-GB"/>
        </w:rPr>
        <w:t xml:space="preserve"> of Dithmarschen</w:t>
      </w:r>
    </w:p>
    <w:p w14:paraId="126A81E8" w14:textId="18DCEB1D" w:rsidR="0035671E" w:rsidRDefault="00BE4464" w:rsidP="0035671E">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 xml:space="preserve">Dithmarschen is a </w:t>
      </w:r>
      <w:r w:rsidR="00E8103C" w:rsidRPr="00A85C5D">
        <w:rPr>
          <w:rFonts w:asciiTheme="minorHAnsi" w:eastAsia="System Font" w:hAnsiTheme="minorHAnsi" w:cs="System Font"/>
          <w:color w:val="000000" w:themeColor="text1"/>
          <w:sz w:val="22"/>
          <w:szCs w:val="22"/>
          <w:lang w:val="en-GB"/>
        </w:rPr>
        <w:t>geographic</w:t>
      </w:r>
      <w:r w:rsidRPr="00A85C5D">
        <w:rPr>
          <w:rFonts w:asciiTheme="minorHAnsi" w:eastAsia="System Font" w:hAnsiTheme="minorHAnsi" w:cs="System Font"/>
          <w:color w:val="000000" w:themeColor="text1"/>
          <w:sz w:val="22"/>
          <w:szCs w:val="22"/>
          <w:lang w:val="en-GB"/>
        </w:rPr>
        <w:t xml:space="preserve"> </w:t>
      </w:r>
      <w:r w:rsidR="00171C32" w:rsidRPr="00A85C5D">
        <w:rPr>
          <w:rFonts w:asciiTheme="minorHAnsi" w:eastAsia="System Font" w:hAnsiTheme="minorHAnsi" w:cs="System Font"/>
          <w:color w:val="000000" w:themeColor="text1"/>
          <w:sz w:val="22"/>
          <w:szCs w:val="22"/>
          <w:lang w:val="en-GB"/>
        </w:rPr>
        <w:t>region</w:t>
      </w:r>
      <w:r w:rsidRPr="00A85C5D">
        <w:rPr>
          <w:rFonts w:asciiTheme="minorHAnsi" w:eastAsia="System Font" w:hAnsiTheme="minorHAnsi" w:cs="System Font"/>
          <w:color w:val="000000" w:themeColor="text1"/>
          <w:sz w:val="22"/>
          <w:szCs w:val="22"/>
          <w:lang w:val="en-GB"/>
        </w:rPr>
        <w:t xml:space="preserve"> located </w:t>
      </w:r>
      <w:del w:id="2" w:author="Sean Vrieland" w:date="2023-12-27T09:11:00Z">
        <w:r w:rsidR="0081220D" w:rsidRPr="00A85C5D" w:rsidDel="007D59C6">
          <w:rPr>
            <w:rFonts w:asciiTheme="minorHAnsi" w:eastAsia="System Font" w:hAnsiTheme="minorHAnsi" w:cs="System Font"/>
            <w:color w:val="000000" w:themeColor="text1"/>
            <w:sz w:val="22"/>
            <w:szCs w:val="22"/>
            <w:lang w:val="en-GB"/>
          </w:rPr>
          <w:delText>between</w:delText>
        </w:r>
        <w:r w:rsidRPr="00A85C5D" w:rsidDel="007D59C6">
          <w:rPr>
            <w:rFonts w:asciiTheme="minorHAnsi" w:eastAsia="System Font" w:hAnsiTheme="minorHAnsi" w:cs="System Font"/>
            <w:color w:val="000000" w:themeColor="text1"/>
            <w:sz w:val="22"/>
            <w:szCs w:val="22"/>
            <w:lang w:val="en-GB"/>
          </w:rPr>
          <w:delText xml:space="preserve"> </w:delText>
        </w:r>
      </w:del>
      <w:ins w:id="3" w:author="Sean Vrieland" w:date="2023-12-27T09:11:00Z">
        <w:r w:rsidR="007D59C6">
          <w:rPr>
            <w:rFonts w:asciiTheme="minorHAnsi" w:eastAsia="System Font" w:hAnsiTheme="minorHAnsi" w:cs="System Font"/>
            <w:color w:val="000000" w:themeColor="text1"/>
            <w:sz w:val="22"/>
            <w:szCs w:val="22"/>
            <w:lang w:val="en-GB"/>
          </w:rPr>
          <w:t>demarcated by</w:t>
        </w:r>
        <w:r w:rsidR="007D59C6" w:rsidRPr="00A85C5D">
          <w:rPr>
            <w:rFonts w:asciiTheme="minorHAnsi" w:eastAsia="System Font" w:hAnsiTheme="minorHAnsi" w:cs="System Font"/>
            <w:color w:val="000000" w:themeColor="text1"/>
            <w:sz w:val="22"/>
            <w:szCs w:val="22"/>
            <w:lang w:val="en-GB"/>
          </w:rPr>
          <w:t xml:space="preserve"> </w:t>
        </w:r>
      </w:ins>
      <w:r w:rsidRPr="00A85C5D">
        <w:rPr>
          <w:rFonts w:asciiTheme="minorHAnsi" w:eastAsia="System Font" w:hAnsiTheme="minorHAnsi" w:cs="System Font"/>
          <w:color w:val="000000" w:themeColor="text1"/>
          <w:sz w:val="22"/>
          <w:szCs w:val="22"/>
          <w:lang w:val="en-GB"/>
        </w:rPr>
        <w:t xml:space="preserve">the North Sea </w:t>
      </w:r>
      <w:del w:id="4" w:author="Sean Vrieland" w:date="2023-12-27T09:11:00Z">
        <w:r w:rsidR="0081220D" w:rsidRPr="00A85C5D" w:rsidDel="007D59C6">
          <w:rPr>
            <w:rFonts w:asciiTheme="minorHAnsi" w:eastAsia="System Font" w:hAnsiTheme="minorHAnsi" w:cs="System Font"/>
            <w:color w:val="000000" w:themeColor="text1"/>
            <w:sz w:val="22"/>
            <w:szCs w:val="22"/>
            <w:lang w:val="en-GB"/>
          </w:rPr>
          <w:delText xml:space="preserve">in </w:delText>
        </w:r>
      </w:del>
      <w:ins w:id="5" w:author="Sean Vrieland" w:date="2023-12-27T09:11:00Z">
        <w:r w:rsidR="007D59C6">
          <w:rPr>
            <w:rFonts w:asciiTheme="minorHAnsi" w:eastAsia="System Font" w:hAnsiTheme="minorHAnsi" w:cs="System Font"/>
            <w:color w:val="000000" w:themeColor="text1"/>
            <w:sz w:val="22"/>
            <w:szCs w:val="22"/>
            <w:lang w:val="en-GB"/>
          </w:rPr>
          <w:t>to</w:t>
        </w:r>
        <w:r w:rsidR="007D59C6" w:rsidRPr="00A85C5D">
          <w:rPr>
            <w:rFonts w:asciiTheme="minorHAnsi" w:eastAsia="System Font" w:hAnsiTheme="minorHAnsi" w:cs="System Font"/>
            <w:color w:val="000000" w:themeColor="text1"/>
            <w:sz w:val="22"/>
            <w:szCs w:val="22"/>
            <w:lang w:val="en-GB"/>
          </w:rPr>
          <w:t xml:space="preserve"> </w:t>
        </w:r>
      </w:ins>
      <w:r w:rsidR="0081220D" w:rsidRPr="00A85C5D">
        <w:rPr>
          <w:rFonts w:asciiTheme="minorHAnsi" w:eastAsia="System Font" w:hAnsiTheme="minorHAnsi" w:cs="System Font"/>
          <w:color w:val="000000" w:themeColor="text1"/>
          <w:sz w:val="22"/>
          <w:szCs w:val="22"/>
          <w:lang w:val="en-GB"/>
        </w:rPr>
        <w:t>the West</w:t>
      </w:r>
      <w:ins w:id="6" w:author="Sean Vrieland" w:date="2024-03-04T16:01:00Z">
        <w:r w:rsidR="00500A14">
          <w:rPr>
            <w:rFonts w:asciiTheme="minorHAnsi" w:eastAsia="System Font" w:hAnsiTheme="minorHAnsi" w:cs="System Font"/>
            <w:color w:val="000000" w:themeColor="text1"/>
            <w:sz w:val="22"/>
            <w:szCs w:val="22"/>
            <w:lang w:val="en-GB"/>
          </w:rPr>
          <w:t xml:space="preserve"> and</w:t>
        </w:r>
      </w:ins>
      <w:del w:id="7" w:author="Sean Vrieland" w:date="2024-03-04T16:01:00Z">
        <w:r w:rsidR="0081220D" w:rsidRPr="00A85C5D" w:rsidDel="00500A14">
          <w:rPr>
            <w:rFonts w:asciiTheme="minorHAnsi" w:eastAsia="System Font" w:hAnsiTheme="minorHAnsi" w:cs="System Font"/>
            <w:color w:val="000000" w:themeColor="text1"/>
            <w:sz w:val="22"/>
            <w:szCs w:val="22"/>
            <w:lang w:val="en-GB"/>
          </w:rPr>
          <w:delText>,</w:delText>
        </w:r>
      </w:del>
      <w:r w:rsidR="0081220D" w:rsidRPr="00A85C5D">
        <w:rPr>
          <w:rFonts w:asciiTheme="minorHAnsi" w:eastAsia="System Font" w:hAnsiTheme="minorHAnsi" w:cs="System Font"/>
          <w:color w:val="000000" w:themeColor="text1"/>
          <w:sz w:val="22"/>
          <w:szCs w:val="22"/>
          <w:lang w:val="en-GB"/>
        </w:rPr>
        <w:t xml:space="preserve"> </w:t>
      </w:r>
      <w:r w:rsidR="00E8103C" w:rsidRPr="00A85C5D">
        <w:rPr>
          <w:rFonts w:asciiTheme="minorHAnsi" w:eastAsia="System Font" w:hAnsiTheme="minorHAnsi" w:cs="System Font"/>
          <w:color w:val="000000" w:themeColor="text1"/>
          <w:sz w:val="22"/>
          <w:szCs w:val="22"/>
          <w:lang w:val="en-GB"/>
        </w:rPr>
        <w:t>the river</w:t>
      </w:r>
      <w:r w:rsidR="00034A1C" w:rsidRPr="00A85C5D">
        <w:rPr>
          <w:rFonts w:asciiTheme="minorHAnsi" w:eastAsia="System Font" w:hAnsiTheme="minorHAnsi" w:cs="System Font"/>
          <w:color w:val="000000" w:themeColor="text1"/>
          <w:sz w:val="22"/>
          <w:szCs w:val="22"/>
          <w:lang w:val="en-GB"/>
        </w:rPr>
        <w:t>s</w:t>
      </w:r>
      <w:r w:rsidR="00E8103C" w:rsidRPr="00A85C5D">
        <w:rPr>
          <w:rFonts w:asciiTheme="minorHAnsi" w:eastAsia="System Font" w:hAnsiTheme="minorHAnsi" w:cs="System Font"/>
          <w:color w:val="000000" w:themeColor="text1"/>
          <w:sz w:val="22"/>
          <w:szCs w:val="22"/>
          <w:lang w:val="en-GB"/>
        </w:rPr>
        <w:t xml:space="preserve"> Eider </w:t>
      </w:r>
      <w:del w:id="8" w:author="Sean Vrieland" w:date="2023-12-27T09:11:00Z">
        <w:r w:rsidR="00E8103C" w:rsidRPr="00A85C5D" w:rsidDel="007D59C6">
          <w:rPr>
            <w:rFonts w:asciiTheme="minorHAnsi" w:eastAsia="System Font" w:hAnsiTheme="minorHAnsi" w:cs="System Font"/>
            <w:color w:val="000000" w:themeColor="text1"/>
            <w:sz w:val="22"/>
            <w:szCs w:val="22"/>
            <w:lang w:val="en-GB"/>
          </w:rPr>
          <w:delText xml:space="preserve">in </w:delText>
        </w:r>
      </w:del>
      <w:ins w:id="9" w:author="Sean Vrieland" w:date="2023-12-27T09:11:00Z">
        <w:r w:rsidR="007D59C6">
          <w:rPr>
            <w:rFonts w:asciiTheme="minorHAnsi" w:eastAsia="System Font" w:hAnsiTheme="minorHAnsi" w:cs="System Font"/>
            <w:color w:val="000000" w:themeColor="text1"/>
            <w:sz w:val="22"/>
            <w:szCs w:val="22"/>
            <w:lang w:val="en-GB"/>
          </w:rPr>
          <w:t>to</w:t>
        </w:r>
        <w:r w:rsidR="007D59C6" w:rsidRPr="00A85C5D">
          <w:rPr>
            <w:rFonts w:asciiTheme="minorHAnsi" w:eastAsia="System Font" w:hAnsiTheme="minorHAnsi" w:cs="System Font"/>
            <w:color w:val="000000" w:themeColor="text1"/>
            <w:sz w:val="22"/>
            <w:szCs w:val="22"/>
            <w:lang w:val="en-GB"/>
          </w:rPr>
          <w:t xml:space="preserve"> </w:t>
        </w:r>
      </w:ins>
      <w:r w:rsidR="00E8103C" w:rsidRPr="00A85C5D">
        <w:rPr>
          <w:rFonts w:asciiTheme="minorHAnsi" w:eastAsia="System Font" w:hAnsiTheme="minorHAnsi" w:cs="System Font"/>
          <w:color w:val="000000" w:themeColor="text1"/>
          <w:sz w:val="22"/>
          <w:szCs w:val="22"/>
          <w:lang w:val="en-GB"/>
        </w:rPr>
        <w:t>the North</w:t>
      </w:r>
      <w:r w:rsidR="002027AB" w:rsidRPr="00A85C5D">
        <w:rPr>
          <w:rFonts w:asciiTheme="minorHAnsi" w:eastAsia="System Font" w:hAnsiTheme="minorHAnsi" w:cs="System Font"/>
          <w:color w:val="000000" w:themeColor="text1"/>
          <w:sz w:val="22"/>
          <w:szCs w:val="22"/>
          <w:lang w:val="en-GB"/>
        </w:rPr>
        <w:t xml:space="preserve">, Holtenau </w:t>
      </w:r>
      <w:del w:id="10" w:author="Sean Vrieland" w:date="2023-12-27T09:12:00Z">
        <w:r w:rsidR="002027AB" w:rsidRPr="00A85C5D" w:rsidDel="007D59C6">
          <w:rPr>
            <w:rFonts w:asciiTheme="minorHAnsi" w:eastAsia="System Font" w:hAnsiTheme="minorHAnsi" w:cs="System Font"/>
            <w:color w:val="000000" w:themeColor="text1"/>
            <w:sz w:val="22"/>
            <w:szCs w:val="22"/>
            <w:lang w:val="en-GB"/>
          </w:rPr>
          <w:delText xml:space="preserve">in </w:delText>
        </w:r>
      </w:del>
      <w:ins w:id="11" w:author="Sean Vrieland" w:date="2023-12-27T09:12:00Z">
        <w:r w:rsidR="007D59C6">
          <w:rPr>
            <w:rFonts w:asciiTheme="minorHAnsi" w:eastAsia="System Font" w:hAnsiTheme="minorHAnsi" w:cs="System Font"/>
            <w:color w:val="000000" w:themeColor="text1"/>
            <w:sz w:val="22"/>
            <w:szCs w:val="22"/>
            <w:lang w:val="en-GB"/>
          </w:rPr>
          <w:t>to</w:t>
        </w:r>
        <w:r w:rsidR="007D59C6" w:rsidRPr="00A85C5D">
          <w:rPr>
            <w:rFonts w:asciiTheme="minorHAnsi" w:eastAsia="System Font" w:hAnsiTheme="minorHAnsi" w:cs="System Font"/>
            <w:color w:val="000000" w:themeColor="text1"/>
            <w:sz w:val="22"/>
            <w:szCs w:val="22"/>
            <w:lang w:val="en-GB"/>
          </w:rPr>
          <w:t xml:space="preserve"> </w:t>
        </w:r>
      </w:ins>
      <w:r w:rsidR="002027AB" w:rsidRPr="00A85C5D">
        <w:rPr>
          <w:rFonts w:asciiTheme="minorHAnsi" w:eastAsia="System Font" w:hAnsiTheme="minorHAnsi" w:cs="System Font"/>
          <w:color w:val="000000" w:themeColor="text1"/>
          <w:sz w:val="22"/>
          <w:szCs w:val="22"/>
          <w:lang w:val="en-GB"/>
        </w:rPr>
        <w:t>the East</w:t>
      </w:r>
      <w:r w:rsidR="00E8103C" w:rsidRPr="00A85C5D">
        <w:rPr>
          <w:rFonts w:asciiTheme="minorHAnsi" w:eastAsia="System Font" w:hAnsiTheme="minorHAnsi" w:cs="System Font"/>
          <w:color w:val="000000" w:themeColor="text1"/>
          <w:sz w:val="22"/>
          <w:szCs w:val="22"/>
          <w:lang w:val="en-GB"/>
        </w:rPr>
        <w:t xml:space="preserve"> and </w:t>
      </w:r>
      <w:r w:rsidRPr="00A85C5D">
        <w:rPr>
          <w:rFonts w:asciiTheme="minorHAnsi" w:eastAsia="System Font" w:hAnsiTheme="minorHAnsi" w:cs="System Font"/>
          <w:color w:val="000000" w:themeColor="text1"/>
          <w:sz w:val="22"/>
          <w:szCs w:val="22"/>
          <w:lang w:val="en-GB"/>
        </w:rPr>
        <w:t>Elbe</w:t>
      </w:r>
      <w:r w:rsidR="0081220D" w:rsidRPr="00A85C5D">
        <w:rPr>
          <w:rFonts w:asciiTheme="minorHAnsi" w:eastAsia="System Font" w:hAnsiTheme="minorHAnsi" w:cs="System Font"/>
          <w:color w:val="000000" w:themeColor="text1"/>
          <w:sz w:val="22"/>
          <w:szCs w:val="22"/>
          <w:lang w:val="en-GB"/>
        </w:rPr>
        <w:t xml:space="preserve"> </w:t>
      </w:r>
      <w:del w:id="12" w:author="Sean Vrieland" w:date="2023-12-27T09:12:00Z">
        <w:r w:rsidR="0081220D" w:rsidRPr="00A85C5D" w:rsidDel="007D59C6">
          <w:rPr>
            <w:rFonts w:asciiTheme="minorHAnsi" w:eastAsia="System Font" w:hAnsiTheme="minorHAnsi" w:cs="System Font"/>
            <w:color w:val="000000" w:themeColor="text1"/>
            <w:sz w:val="22"/>
            <w:szCs w:val="22"/>
            <w:lang w:val="en-GB"/>
          </w:rPr>
          <w:delText xml:space="preserve">in </w:delText>
        </w:r>
      </w:del>
      <w:ins w:id="13" w:author="Sean Vrieland" w:date="2023-12-27T09:12:00Z">
        <w:r w:rsidR="007D59C6">
          <w:rPr>
            <w:rFonts w:asciiTheme="minorHAnsi" w:eastAsia="System Font" w:hAnsiTheme="minorHAnsi" w:cs="System Font"/>
            <w:color w:val="000000" w:themeColor="text1"/>
            <w:sz w:val="22"/>
            <w:szCs w:val="22"/>
            <w:lang w:val="en-GB"/>
          </w:rPr>
          <w:t>to</w:t>
        </w:r>
        <w:r w:rsidR="007D59C6" w:rsidRPr="00A85C5D">
          <w:rPr>
            <w:rFonts w:asciiTheme="minorHAnsi" w:eastAsia="System Font" w:hAnsiTheme="minorHAnsi" w:cs="System Font"/>
            <w:color w:val="000000" w:themeColor="text1"/>
            <w:sz w:val="22"/>
            <w:szCs w:val="22"/>
            <w:lang w:val="en-GB"/>
          </w:rPr>
          <w:t xml:space="preserve"> </w:t>
        </w:r>
      </w:ins>
      <w:r w:rsidR="0081220D" w:rsidRPr="00A85C5D">
        <w:rPr>
          <w:rFonts w:asciiTheme="minorHAnsi" w:eastAsia="System Font" w:hAnsiTheme="minorHAnsi" w:cs="System Font"/>
          <w:color w:val="000000" w:themeColor="text1"/>
          <w:sz w:val="22"/>
          <w:szCs w:val="22"/>
          <w:lang w:val="en-GB"/>
        </w:rPr>
        <w:t>the South</w:t>
      </w:r>
      <w:r w:rsidR="00E8103C" w:rsidRPr="00A85C5D">
        <w:rPr>
          <w:rFonts w:asciiTheme="minorHAnsi" w:eastAsia="System Font" w:hAnsiTheme="minorHAnsi" w:cs="System Font"/>
          <w:color w:val="000000" w:themeColor="text1"/>
          <w:sz w:val="22"/>
          <w:szCs w:val="22"/>
          <w:lang w:val="en-GB"/>
        </w:rPr>
        <w:t>.</w:t>
      </w:r>
      <w:r w:rsidRPr="00A85C5D">
        <w:rPr>
          <w:rFonts w:asciiTheme="minorHAnsi" w:eastAsia="System Font" w:hAnsiTheme="minorHAnsi" w:cs="System Font"/>
          <w:color w:val="000000" w:themeColor="text1"/>
          <w:sz w:val="22"/>
          <w:szCs w:val="22"/>
          <w:lang w:val="en-GB"/>
        </w:rPr>
        <w:t xml:space="preserve"> </w:t>
      </w:r>
      <w:r w:rsidR="00B30A53" w:rsidRPr="00A85C5D">
        <w:rPr>
          <w:rFonts w:asciiTheme="minorHAnsi" w:eastAsia="System Font" w:hAnsiTheme="minorHAnsi" w:cs="System Font"/>
          <w:color w:val="000000" w:themeColor="text1"/>
          <w:sz w:val="22"/>
          <w:szCs w:val="22"/>
          <w:lang w:val="en-GB"/>
        </w:rPr>
        <w:t>Medieval</w:t>
      </w:r>
      <w:r w:rsidR="00FD379A" w:rsidRPr="00A85C5D">
        <w:rPr>
          <w:rFonts w:asciiTheme="minorHAnsi" w:eastAsia="System Font" w:hAnsiTheme="minorHAnsi" w:cs="System Font"/>
          <w:color w:val="000000" w:themeColor="text1"/>
          <w:sz w:val="22"/>
          <w:szCs w:val="22"/>
          <w:lang w:val="en-GB"/>
        </w:rPr>
        <w:t xml:space="preserve"> Dithmarschen </w:t>
      </w:r>
      <w:r w:rsidR="001F0466" w:rsidRPr="00A85C5D">
        <w:rPr>
          <w:rFonts w:asciiTheme="minorHAnsi" w:eastAsia="System Font" w:hAnsiTheme="minorHAnsi" w:cs="System Font"/>
          <w:color w:val="000000" w:themeColor="text1"/>
          <w:sz w:val="22"/>
          <w:szCs w:val="22"/>
          <w:lang w:val="en-GB"/>
        </w:rPr>
        <w:t>is</w:t>
      </w:r>
      <w:r w:rsidR="00514A6A" w:rsidRPr="00A85C5D">
        <w:rPr>
          <w:rFonts w:asciiTheme="minorHAnsi" w:eastAsia="System Font" w:hAnsiTheme="minorHAnsi" w:cs="System Font"/>
          <w:color w:val="000000" w:themeColor="text1"/>
          <w:sz w:val="22"/>
          <w:szCs w:val="22"/>
          <w:lang w:val="en-GB"/>
        </w:rPr>
        <w:t xml:space="preserve"> </w:t>
      </w:r>
      <w:r w:rsidR="0081220D" w:rsidRPr="00A85C5D">
        <w:rPr>
          <w:rFonts w:asciiTheme="minorHAnsi" w:eastAsia="System Font" w:hAnsiTheme="minorHAnsi" w:cs="System Font"/>
          <w:color w:val="000000" w:themeColor="text1"/>
          <w:sz w:val="22"/>
          <w:szCs w:val="22"/>
          <w:lang w:val="en-GB"/>
        </w:rPr>
        <w:t xml:space="preserve">often </w:t>
      </w:r>
      <w:del w:id="14" w:author="Sean Vrieland" w:date="2023-12-27T09:12:00Z">
        <w:r w:rsidR="0081220D" w:rsidRPr="00A85C5D" w:rsidDel="007D59C6">
          <w:rPr>
            <w:rFonts w:asciiTheme="minorHAnsi" w:eastAsia="System Font" w:hAnsiTheme="minorHAnsi" w:cs="System Font"/>
            <w:color w:val="000000" w:themeColor="text1"/>
            <w:sz w:val="22"/>
            <w:szCs w:val="22"/>
            <w:lang w:val="en-GB"/>
          </w:rPr>
          <w:delText xml:space="preserve">called </w:delText>
        </w:r>
      </w:del>
      <w:ins w:id="15" w:author="Sean Vrieland" w:date="2023-12-27T09:12:00Z">
        <w:r w:rsidR="007D59C6">
          <w:rPr>
            <w:rFonts w:asciiTheme="minorHAnsi" w:eastAsia="System Font" w:hAnsiTheme="minorHAnsi" w:cs="System Font"/>
            <w:color w:val="000000" w:themeColor="text1"/>
            <w:sz w:val="22"/>
            <w:szCs w:val="22"/>
            <w:lang w:val="en-GB"/>
          </w:rPr>
          <w:t>referred to as</w:t>
        </w:r>
        <w:r w:rsidR="007D59C6" w:rsidRPr="00A85C5D">
          <w:rPr>
            <w:rFonts w:asciiTheme="minorHAnsi" w:eastAsia="System Font" w:hAnsiTheme="minorHAnsi" w:cs="System Font"/>
            <w:color w:val="000000" w:themeColor="text1"/>
            <w:sz w:val="22"/>
            <w:szCs w:val="22"/>
            <w:lang w:val="en-GB"/>
          </w:rPr>
          <w:t xml:space="preserve"> </w:t>
        </w:r>
      </w:ins>
      <w:r w:rsidR="0081220D" w:rsidRPr="00A85C5D">
        <w:rPr>
          <w:rFonts w:asciiTheme="minorHAnsi" w:eastAsia="System Font" w:hAnsiTheme="minorHAnsi" w:cs="System Font"/>
          <w:color w:val="000000" w:themeColor="text1"/>
          <w:sz w:val="22"/>
          <w:szCs w:val="22"/>
          <w:lang w:val="en-GB"/>
        </w:rPr>
        <w:t>a</w:t>
      </w:r>
      <w:r w:rsidR="003A6410" w:rsidRPr="00A85C5D">
        <w:rPr>
          <w:rFonts w:asciiTheme="minorHAnsi" w:eastAsia="System Font" w:hAnsiTheme="minorHAnsi" w:cs="System Font"/>
          <w:color w:val="000000" w:themeColor="text1"/>
          <w:sz w:val="22"/>
          <w:szCs w:val="22"/>
          <w:lang w:val="en-GB"/>
        </w:rPr>
        <w:t>n</w:t>
      </w:r>
      <w:r w:rsidR="0081220D" w:rsidRPr="00A85C5D">
        <w:rPr>
          <w:rFonts w:asciiTheme="minorHAnsi" w:eastAsia="System Font" w:hAnsiTheme="minorHAnsi" w:cs="System Font"/>
          <w:color w:val="000000" w:themeColor="text1"/>
          <w:sz w:val="22"/>
          <w:szCs w:val="22"/>
          <w:lang w:val="en-GB"/>
        </w:rPr>
        <w:t xml:space="preserve"> </w:t>
      </w:r>
      <w:r w:rsidR="003A6410" w:rsidRPr="00A85C5D">
        <w:rPr>
          <w:rFonts w:asciiTheme="minorHAnsi" w:eastAsia="System Font" w:hAnsiTheme="minorHAnsi" w:cs="System Font"/>
          <w:color w:val="000000" w:themeColor="text1"/>
          <w:sz w:val="22"/>
          <w:szCs w:val="22"/>
          <w:lang w:val="en-GB"/>
        </w:rPr>
        <w:t xml:space="preserve">independent </w:t>
      </w:r>
      <w:r w:rsidR="00986C0C" w:rsidRPr="00A85C5D">
        <w:rPr>
          <w:rFonts w:asciiTheme="minorHAnsi" w:eastAsia="System Font" w:hAnsiTheme="minorHAnsi" w:cs="System Font"/>
          <w:color w:val="000000" w:themeColor="text1"/>
          <w:sz w:val="22"/>
          <w:szCs w:val="22"/>
          <w:lang w:val="en-GB"/>
        </w:rPr>
        <w:t>‘</w:t>
      </w:r>
      <w:r w:rsidR="000872EA" w:rsidRPr="00A85C5D">
        <w:rPr>
          <w:rFonts w:asciiTheme="minorHAnsi" w:eastAsia="System Font" w:hAnsiTheme="minorHAnsi" w:cs="System Font"/>
          <w:color w:val="000000" w:themeColor="text1"/>
          <w:sz w:val="22"/>
          <w:szCs w:val="22"/>
          <w:lang w:val="en-GB"/>
        </w:rPr>
        <w:t>peasant republic</w:t>
      </w:r>
      <w:r w:rsidR="0081220D" w:rsidRPr="00A85C5D">
        <w:rPr>
          <w:rFonts w:asciiTheme="minorHAnsi" w:eastAsia="System Font" w:hAnsiTheme="minorHAnsi" w:cs="System Font"/>
          <w:color w:val="000000" w:themeColor="text1"/>
          <w:sz w:val="22"/>
          <w:szCs w:val="22"/>
          <w:lang w:val="en-GB"/>
        </w:rPr>
        <w:t>’</w:t>
      </w:r>
      <w:r w:rsidR="000872EA" w:rsidRPr="00A85C5D">
        <w:rPr>
          <w:rFonts w:asciiTheme="minorHAnsi" w:eastAsia="System Font" w:hAnsiTheme="minorHAnsi" w:cs="System Font"/>
          <w:color w:val="000000" w:themeColor="text1"/>
          <w:sz w:val="22"/>
          <w:szCs w:val="22"/>
          <w:lang w:val="en-GB"/>
        </w:rPr>
        <w:t xml:space="preserve"> (German: </w:t>
      </w:r>
      <w:r w:rsidR="003A6410" w:rsidRPr="00A85C5D">
        <w:rPr>
          <w:rFonts w:asciiTheme="minorHAnsi" w:eastAsia="System Font" w:hAnsiTheme="minorHAnsi" w:cs="System Font"/>
          <w:i/>
          <w:color w:val="000000" w:themeColor="text1"/>
          <w:sz w:val="22"/>
          <w:szCs w:val="22"/>
          <w:lang w:val="en-GB"/>
        </w:rPr>
        <w:t>freie</w:t>
      </w:r>
      <w:r w:rsidR="003A6410" w:rsidRPr="00A85C5D">
        <w:rPr>
          <w:rFonts w:asciiTheme="minorHAnsi" w:eastAsia="System Font" w:hAnsiTheme="minorHAnsi" w:cs="System Font"/>
          <w:color w:val="000000" w:themeColor="text1"/>
          <w:sz w:val="22"/>
          <w:szCs w:val="22"/>
          <w:lang w:val="en-GB"/>
        </w:rPr>
        <w:t xml:space="preserve"> </w:t>
      </w:r>
      <w:r w:rsidR="000872EA" w:rsidRPr="00A85C5D">
        <w:rPr>
          <w:rFonts w:asciiTheme="minorHAnsi" w:eastAsia="System Font" w:hAnsiTheme="minorHAnsi" w:cs="System Font"/>
          <w:i/>
          <w:color w:val="000000" w:themeColor="text1"/>
          <w:sz w:val="22"/>
          <w:szCs w:val="22"/>
          <w:lang w:val="en-GB"/>
        </w:rPr>
        <w:t>Bauernrepublik</w:t>
      </w:r>
      <w:r w:rsidR="003A6410" w:rsidRPr="00A85C5D">
        <w:rPr>
          <w:rFonts w:asciiTheme="minorHAnsi" w:eastAsia="System Font" w:hAnsiTheme="minorHAnsi" w:cs="System Font"/>
          <w:color w:val="000000" w:themeColor="text1"/>
          <w:sz w:val="22"/>
          <w:szCs w:val="22"/>
          <w:lang w:val="en-GB"/>
        </w:rPr>
        <w:t>)</w:t>
      </w:r>
      <w:r w:rsidR="001F0466" w:rsidRPr="00A85C5D">
        <w:rPr>
          <w:rFonts w:asciiTheme="minorHAnsi" w:eastAsia="System Font" w:hAnsiTheme="minorHAnsi" w:cs="System Font"/>
          <w:color w:val="000000" w:themeColor="text1"/>
          <w:sz w:val="22"/>
          <w:szCs w:val="22"/>
          <w:lang w:val="en-GB"/>
        </w:rPr>
        <w:t>. Strictly speaking</w:t>
      </w:r>
      <w:r w:rsidR="00AA536F" w:rsidRPr="00A85C5D">
        <w:rPr>
          <w:rFonts w:asciiTheme="minorHAnsi" w:eastAsia="System Font" w:hAnsiTheme="minorHAnsi" w:cs="System Font"/>
          <w:color w:val="000000" w:themeColor="text1"/>
          <w:sz w:val="22"/>
          <w:szCs w:val="22"/>
          <w:lang w:val="en-GB"/>
        </w:rPr>
        <w:t>, it was</w:t>
      </w:r>
      <w:r w:rsidR="00C45128" w:rsidRPr="00A85C5D">
        <w:rPr>
          <w:rFonts w:asciiTheme="minorHAnsi" w:eastAsia="System Font" w:hAnsiTheme="minorHAnsi" w:cs="System Font"/>
          <w:color w:val="000000" w:themeColor="text1"/>
          <w:sz w:val="22"/>
          <w:szCs w:val="22"/>
          <w:lang w:val="en-GB"/>
        </w:rPr>
        <w:t xml:space="preserve"> </w:t>
      </w:r>
      <w:r w:rsidR="00FC3926" w:rsidRPr="00A85C5D">
        <w:rPr>
          <w:rFonts w:asciiTheme="minorHAnsi" w:eastAsia="System Font" w:hAnsiTheme="minorHAnsi" w:cs="System Font"/>
          <w:color w:val="000000" w:themeColor="text1"/>
          <w:sz w:val="22"/>
          <w:szCs w:val="22"/>
          <w:lang w:val="en-GB"/>
        </w:rPr>
        <w:t>neither</w:t>
      </w:r>
      <w:r w:rsidR="00C45128" w:rsidRPr="00A85C5D">
        <w:rPr>
          <w:rFonts w:asciiTheme="minorHAnsi" w:eastAsia="System Font" w:hAnsiTheme="minorHAnsi" w:cs="System Font"/>
          <w:color w:val="000000" w:themeColor="text1"/>
          <w:sz w:val="22"/>
          <w:szCs w:val="22"/>
          <w:lang w:val="en-GB"/>
        </w:rPr>
        <w:t xml:space="preserve"> </w:t>
      </w:r>
      <w:r w:rsidR="00F71225" w:rsidRPr="00A85C5D">
        <w:rPr>
          <w:rFonts w:asciiTheme="minorHAnsi" w:eastAsia="System Font" w:hAnsiTheme="minorHAnsi" w:cs="System Font"/>
          <w:color w:val="000000" w:themeColor="text1"/>
          <w:sz w:val="22"/>
          <w:szCs w:val="22"/>
          <w:lang w:val="en-GB"/>
        </w:rPr>
        <w:t xml:space="preserve">independent </w:t>
      </w:r>
      <w:ins w:id="16" w:author="Sean Vrieland" w:date="2023-12-27T09:12:00Z">
        <w:r w:rsidR="007D59C6">
          <w:rPr>
            <w:rFonts w:asciiTheme="minorHAnsi" w:eastAsia="System Font" w:hAnsiTheme="minorHAnsi" w:cs="System Font"/>
            <w:color w:val="000000" w:themeColor="text1"/>
            <w:sz w:val="22"/>
            <w:szCs w:val="22"/>
            <w:lang w:val="en-GB"/>
          </w:rPr>
          <w:t>n</w:t>
        </w:r>
      </w:ins>
      <w:r w:rsidR="00F71225" w:rsidRPr="00A85C5D">
        <w:rPr>
          <w:rFonts w:asciiTheme="minorHAnsi" w:eastAsia="System Font" w:hAnsiTheme="minorHAnsi" w:cs="System Font"/>
          <w:color w:val="000000" w:themeColor="text1"/>
          <w:sz w:val="22"/>
          <w:szCs w:val="22"/>
          <w:lang w:val="en-GB"/>
        </w:rPr>
        <w:t>or a republic</w:t>
      </w:r>
      <w:ins w:id="17" w:author="Sean Vrieland" w:date="2024-03-04T16:01:00Z">
        <w:r w:rsidR="00500A14">
          <w:rPr>
            <w:rFonts w:asciiTheme="minorHAnsi" w:eastAsia="System Font" w:hAnsiTheme="minorHAnsi" w:cs="System Font"/>
            <w:color w:val="000000" w:themeColor="text1"/>
            <w:sz w:val="22"/>
            <w:szCs w:val="22"/>
            <w:lang w:val="en-GB"/>
          </w:rPr>
          <w:t>,</w:t>
        </w:r>
      </w:ins>
      <w:r w:rsidR="00B30A53" w:rsidRPr="00A85C5D">
        <w:rPr>
          <w:rFonts w:asciiTheme="minorHAnsi" w:eastAsia="System Font" w:hAnsiTheme="minorHAnsi" w:cs="System Font"/>
          <w:color w:val="000000" w:themeColor="text1"/>
          <w:sz w:val="22"/>
          <w:szCs w:val="22"/>
          <w:lang w:val="en-GB"/>
        </w:rPr>
        <w:t xml:space="preserve"> but</w:t>
      </w:r>
      <w:ins w:id="18" w:author="Sean Vrieland" w:date="2023-12-27T09:12:00Z">
        <w:r w:rsidR="007D59C6">
          <w:rPr>
            <w:rFonts w:asciiTheme="minorHAnsi" w:eastAsia="System Font" w:hAnsiTheme="minorHAnsi" w:cs="System Font"/>
            <w:color w:val="000000" w:themeColor="text1"/>
            <w:sz w:val="22"/>
            <w:szCs w:val="22"/>
            <w:lang w:val="en-GB"/>
          </w:rPr>
          <w:t xml:space="preserve"> rather</w:t>
        </w:r>
      </w:ins>
      <w:r w:rsidR="00B30A53" w:rsidRPr="00A85C5D">
        <w:rPr>
          <w:rFonts w:asciiTheme="minorHAnsi" w:eastAsia="System Font" w:hAnsiTheme="minorHAnsi" w:cs="System Font"/>
          <w:color w:val="000000" w:themeColor="text1"/>
          <w:sz w:val="22"/>
          <w:szCs w:val="22"/>
          <w:lang w:val="en-GB"/>
        </w:rPr>
        <w:t xml:space="preserve"> a highly autonomous territory </w:t>
      </w:r>
      <w:del w:id="19" w:author="Sean Vrieland" w:date="2023-12-27T09:12:00Z">
        <w:r w:rsidR="00B30A53" w:rsidRPr="00A85C5D" w:rsidDel="007D59C6">
          <w:rPr>
            <w:rFonts w:asciiTheme="minorHAnsi" w:eastAsia="System Font" w:hAnsiTheme="minorHAnsi" w:cs="System Font"/>
            <w:color w:val="000000" w:themeColor="text1"/>
            <w:sz w:val="22"/>
            <w:szCs w:val="22"/>
            <w:lang w:val="en-GB"/>
          </w:rPr>
          <w:delText xml:space="preserve">of </w:delText>
        </w:r>
      </w:del>
      <w:ins w:id="20" w:author="Sean Vrieland" w:date="2023-12-27T09:12:00Z">
        <w:r w:rsidR="007D59C6">
          <w:rPr>
            <w:rFonts w:asciiTheme="minorHAnsi" w:eastAsia="System Font" w:hAnsiTheme="minorHAnsi" w:cs="System Font"/>
            <w:color w:val="000000" w:themeColor="text1"/>
            <w:sz w:val="22"/>
            <w:szCs w:val="22"/>
            <w:lang w:val="en-GB"/>
          </w:rPr>
          <w:t>within</w:t>
        </w:r>
        <w:r w:rsidR="007D59C6" w:rsidRPr="00A85C5D">
          <w:rPr>
            <w:rFonts w:asciiTheme="minorHAnsi" w:eastAsia="System Font" w:hAnsiTheme="minorHAnsi" w:cs="System Font"/>
            <w:color w:val="000000" w:themeColor="text1"/>
            <w:sz w:val="22"/>
            <w:szCs w:val="22"/>
            <w:lang w:val="en-GB"/>
          </w:rPr>
          <w:t xml:space="preserve"> </w:t>
        </w:r>
      </w:ins>
      <w:r w:rsidR="00B30A53" w:rsidRPr="00A85C5D">
        <w:rPr>
          <w:rFonts w:asciiTheme="minorHAnsi" w:eastAsia="System Font" w:hAnsiTheme="minorHAnsi" w:cs="System Font"/>
          <w:color w:val="000000" w:themeColor="text1"/>
          <w:sz w:val="22"/>
          <w:szCs w:val="22"/>
          <w:lang w:val="en-GB"/>
        </w:rPr>
        <w:t>the Holy Roman Empire. After the battle of Bornhöved in 1227,</w:t>
      </w:r>
      <w:r w:rsidR="00F71225" w:rsidRPr="00A85C5D">
        <w:rPr>
          <w:rFonts w:asciiTheme="minorHAnsi" w:eastAsia="System Font" w:hAnsiTheme="minorHAnsi" w:cs="System Font"/>
          <w:color w:val="000000" w:themeColor="text1"/>
          <w:sz w:val="22"/>
          <w:szCs w:val="22"/>
          <w:lang w:val="en-GB"/>
        </w:rPr>
        <w:t xml:space="preserve"> </w:t>
      </w:r>
      <w:r w:rsidR="00B30A53" w:rsidRPr="00A85C5D">
        <w:rPr>
          <w:rFonts w:asciiTheme="minorHAnsi" w:eastAsia="System Font" w:hAnsiTheme="minorHAnsi" w:cs="System Font"/>
          <w:color w:val="000000" w:themeColor="text1"/>
          <w:sz w:val="22"/>
          <w:szCs w:val="22"/>
          <w:lang w:val="en-GB"/>
        </w:rPr>
        <w:t>Dithmarschen</w:t>
      </w:r>
      <w:r w:rsidR="00F71225" w:rsidRPr="00A85C5D">
        <w:rPr>
          <w:rFonts w:asciiTheme="minorHAnsi" w:eastAsia="System Font" w:hAnsiTheme="minorHAnsi" w:cs="System Font"/>
          <w:color w:val="000000" w:themeColor="text1"/>
          <w:sz w:val="22"/>
          <w:szCs w:val="22"/>
          <w:lang w:val="en-GB"/>
        </w:rPr>
        <w:t xml:space="preserve"> </w:t>
      </w:r>
      <w:del w:id="21" w:author="Sean Vrieland" w:date="2023-12-27T09:12:00Z">
        <w:r w:rsidR="001F0466" w:rsidRPr="00A85C5D" w:rsidDel="007D59C6">
          <w:rPr>
            <w:rFonts w:asciiTheme="minorHAnsi" w:eastAsia="System Font" w:hAnsiTheme="minorHAnsi" w:cs="System Font"/>
            <w:color w:val="000000" w:themeColor="text1"/>
            <w:sz w:val="22"/>
            <w:szCs w:val="22"/>
            <w:lang w:val="en-GB"/>
          </w:rPr>
          <w:delText xml:space="preserve">was </w:delText>
        </w:r>
      </w:del>
      <w:r w:rsidR="00B91302" w:rsidRPr="00A85C5D">
        <w:rPr>
          <w:rFonts w:asciiTheme="minorHAnsi" w:eastAsia="System Font" w:hAnsiTheme="minorHAnsi" w:cs="System Font"/>
          <w:color w:val="000000" w:themeColor="text1"/>
          <w:sz w:val="22"/>
          <w:szCs w:val="22"/>
          <w:lang w:val="en-GB"/>
        </w:rPr>
        <w:t>formally</w:t>
      </w:r>
      <w:ins w:id="22" w:author="Sean Vrieland" w:date="2023-12-27T09:12:00Z">
        <w:r w:rsidR="007D59C6">
          <w:rPr>
            <w:rFonts w:asciiTheme="minorHAnsi" w:eastAsia="System Font" w:hAnsiTheme="minorHAnsi" w:cs="System Font"/>
            <w:color w:val="000000" w:themeColor="text1"/>
            <w:sz w:val="22"/>
            <w:szCs w:val="22"/>
            <w:lang w:val="en-GB"/>
          </w:rPr>
          <w:t xml:space="preserve"> came</w:t>
        </w:r>
      </w:ins>
      <w:r w:rsidR="00B91302" w:rsidRPr="00A85C5D">
        <w:rPr>
          <w:rFonts w:asciiTheme="minorHAnsi" w:eastAsia="System Font" w:hAnsiTheme="minorHAnsi" w:cs="System Font"/>
          <w:color w:val="000000" w:themeColor="text1"/>
          <w:sz w:val="22"/>
          <w:szCs w:val="22"/>
          <w:lang w:val="en-GB"/>
        </w:rPr>
        <w:t xml:space="preserve"> </w:t>
      </w:r>
      <w:r w:rsidR="001F0466" w:rsidRPr="00A85C5D">
        <w:rPr>
          <w:rFonts w:asciiTheme="minorHAnsi" w:eastAsia="System Font" w:hAnsiTheme="minorHAnsi" w:cs="System Font"/>
          <w:color w:val="000000" w:themeColor="text1"/>
          <w:sz w:val="22"/>
          <w:szCs w:val="22"/>
          <w:lang w:val="en-GB"/>
        </w:rPr>
        <w:t>under the sovereignty</w:t>
      </w:r>
      <w:r w:rsidR="00F71225" w:rsidRPr="00A85C5D">
        <w:rPr>
          <w:rFonts w:asciiTheme="minorHAnsi" w:eastAsia="System Font" w:hAnsiTheme="minorHAnsi" w:cs="System Font"/>
          <w:color w:val="000000" w:themeColor="text1"/>
          <w:sz w:val="22"/>
          <w:szCs w:val="22"/>
          <w:lang w:val="en-GB"/>
        </w:rPr>
        <w:t xml:space="preserve"> of </w:t>
      </w:r>
      <w:r w:rsidR="00600AED" w:rsidRPr="00A85C5D">
        <w:rPr>
          <w:rFonts w:asciiTheme="minorHAnsi" w:eastAsia="System Font" w:hAnsiTheme="minorHAnsi" w:cs="System Font"/>
          <w:color w:val="000000" w:themeColor="text1"/>
          <w:sz w:val="22"/>
          <w:szCs w:val="22"/>
          <w:lang w:val="en-GB"/>
        </w:rPr>
        <w:t>t</w:t>
      </w:r>
      <w:r w:rsidR="003A6410" w:rsidRPr="00A85C5D">
        <w:rPr>
          <w:rFonts w:asciiTheme="minorHAnsi" w:eastAsia="System Font" w:hAnsiTheme="minorHAnsi" w:cs="System Font"/>
          <w:color w:val="000000" w:themeColor="text1"/>
          <w:sz w:val="22"/>
          <w:szCs w:val="22"/>
          <w:lang w:val="en-GB"/>
        </w:rPr>
        <w:t>he Prince-Archbishop</w:t>
      </w:r>
      <w:r w:rsidR="00F71225" w:rsidRPr="00A85C5D">
        <w:rPr>
          <w:rFonts w:asciiTheme="minorHAnsi" w:eastAsia="System Font" w:hAnsiTheme="minorHAnsi" w:cs="System Font"/>
          <w:color w:val="000000" w:themeColor="text1"/>
          <w:sz w:val="22"/>
          <w:szCs w:val="22"/>
          <w:lang w:val="en-GB"/>
        </w:rPr>
        <w:t>ric</w:t>
      </w:r>
      <w:r w:rsidR="003A6410" w:rsidRPr="00A85C5D">
        <w:rPr>
          <w:rFonts w:asciiTheme="minorHAnsi" w:eastAsia="System Font" w:hAnsiTheme="minorHAnsi" w:cs="System Font"/>
          <w:color w:val="000000" w:themeColor="text1"/>
          <w:sz w:val="22"/>
          <w:szCs w:val="22"/>
          <w:lang w:val="en-GB"/>
        </w:rPr>
        <w:t xml:space="preserve"> of</w:t>
      </w:r>
      <w:r w:rsidR="00E8103C" w:rsidRPr="00A85C5D">
        <w:rPr>
          <w:rFonts w:asciiTheme="minorHAnsi" w:eastAsia="System Font" w:hAnsiTheme="minorHAnsi" w:cs="System Font"/>
          <w:color w:val="000000" w:themeColor="text1"/>
          <w:sz w:val="22"/>
          <w:szCs w:val="22"/>
          <w:lang w:val="en-GB"/>
        </w:rPr>
        <w:t xml:space="preserve"> Hamburg-Bremen.</w:t>
      </w:r>
      <w:r w:rsidR="006332AC" w:rsidRPr="00A85C5D">
        <w:rPr>
          <w:rFonts w:asciiTheme="minorHAnsi" w:eastAsia="System Font" w:hAnsiTheme="minorHAnsi" w:cs="System Font"/>
          <w:color w:val="000000" w:themeColor="text1"/>
          <w:sz w:val="22"/>
          <w:szCs w:val="22"/>
          <w:lang w:val="en-GB"/>
        </w:rPr>
        <w:t xml:space="preserve"> </w:t>
      </w:r>
      <w:r w:rsidR="001F0466" w:rsidRPr="00A85C5D">
        <w:rPr>
          <w:rFonts w:asciiTheme="minorHAnsi" w:eastAsia="System Font" w:hAnsiTheme="minorHAnsi" w:cs="System Font"/>
          <w:color w:val="000000" w:themeColor="text1"/>
          <w:sz w:val="22"/>
          <w:szCs w:val="22"/>
          <w:lang w:val="en-GB"/>
        </w:rPr>
        <w:t>In practice</w:t>
      </w:r>
      <w:r w:rsidR="00F66B99" w:rsidRPr="00A85C5D">
        <w:rPr>
          <w:rFonts w:asciiTheme="minorHAnsi" w:eastAsia="System Font" w:hAnsiTheme="minorHAnsi" w:cs="System Font"/>
          <w:color w:val="000000" w:themeColor="text1"/>
          <w:sz w:val="22"/>
          <w:szCs w:val="22"/>
          <w:lang w:val="en-GB"/>
        </w:rPr>
        <w:t>,</w:t>
      </w:r>
      <w:r w:rsidR="00171C32" w:rsidRPr="00A85C5D">
        <w:rPr>
          <w:rFonts w:asciiTheme="minorHAnsi" w:eastAsia="System Font" w:hAnsiTheme="minorHAnsi" w:cs="System Font"/>
          <w:color w:val="000000" w:themeColor="text1"/>
          <w:sz w:val="22"/>
          <w:szCs w:val="22"/>
          <w:lang w:val="en-GB"/>
        </w:rPr>
        <w:t xml:space="preserve"> </w:t>
      </w:r>
      <w:r w:rsidR="00CC7A7B" w:rsidRPr="00A85C5D">
        <w:rPr>
          <w:rFonts w:asciiTheme="minorHAnsi" w:eastAsia="System Font" w:hAnsiTheme="minorHAnsi" w:cs="System Font"/>
          <w:color w:val="000000" w:themeColor="text1"/>
          <w:sz w:val="22"/>
          <w:szCs w:val="22"/>
          <w:lang w:val="en-GB"/>
        </w:rPr>
        <w:t xml:space="preserve">the Prince-Archbishops of Hamburg-Bremen did not </w:t>
      </w:r>
      <w:r w:rsidR="00B91302" w:rsidRPr="00A85C5D">
        <w:rPr>
          <w:rFonts w:asciiTheme="minorHAnsi" w:eastAsia="System Font" w:hAnsiTheme="minorHAnsi" w:cs="System Font"/>
          <w:color w:val="000000" w:themeColor="text1"/>
          <w:sz w:val="22"/>
          <w:szCs w:val="22"/>
          <w:lang w:val="en-GB"/>
        </w:rPr>
        <w:t xml:space="preserve">carry out </w:t>
      </w:r>
      <w:r w:rsidR="00CC7A7B" w:rsidRPr="00A85C5D">
        <w:rPr>
          <w:rFonts w:asciiTheme="minorHAnsi" w:eastAsia="System Font" w:hAnsiTheme="minorHAnsi" w:cs="System Font"/>
          <w:color w:val="000000" w:themeColor="text1"/>
          <w:sz w:val="22"/>
          <w:szCs w:val="22"/>
          <w:lang w:val="en-GB"/>
        </w:rPr>
        <w:t xml:space="preserve">their </w:t>
      </w:r>
      <w:r w:rsidR="00B91302" w:rsidRPr="00A85C5D">
        <w:rPr>
          <w:rFonts w:asciiTheme="minorHAnsi" w:eastAsia="System Font" w:hAnsiTheme="minorHAnsi" w:cs="System Font"/>
          <w:color w:val="000000" w:themeColor="text1"/>
          <w:sz w:val="22"/>
          <w:szCs w:val="22"/>
          <w:lang w:val="en-GB"/>
        </w:rPr>
        <w:t>executive</w:t>
      </w:r>
      <w:r w:rsidR="001F0466" w:rsidRPr="00A85C5D">
        <w:rPr>
          <w:rFonts w:asciiTheme="minorHAnsi" w:eastAsia="System Font" w:hAnsiTheme="minorHAnsi" w:cs="System Font"/>
          <w:color w:val="000000" w:themeColor="text1"/>
          <w:sz w:val="22"/>
          <w:szCs w:val="22"/>
          <w:lang w:val="en-GB"/>
        </w:rPr>
        <w:t xml:space="preserve"> powers</w:t>
      </w:r>
      <w:ins w:id="23" w:author="Sean Vrieland" w:date="2023-12-27T09:13:00Z">
        <w:r w:rsidR="007D59C6">
          <w:rPr>
            <w:rFonts w:asciiTheme="minorHAnsi" w:eastAsia="System Font" w:hAnsiTheme="minorHAnsi" w:cs="System Font"/>
            <w:color w:val="000000" w:themeColor="text1"/>
            <w:sz w:val="22"/>
            <w:szCs w:val="22"/>
            <w:lang w:val="en-GB"/>
          </w:rPr>
          <w:t>;</w:t>
        </w:r>
      </w:ins>
      <w:r w:rsidR="001F0466" w:rsidRPr="00A85C5D">
        <w:rPr>
          <w:rFonts w:asciiTheme="minorHAnsi" w:eastAsia="System Font" w:hAnsiTheme="minorHAnsi" w:cs="System Font"/>
          <w:color w:val="000000" w:themeColor="text1"/>
          <w:sz w:val="22"/>
          <w:szCs w:val="22"/>
          <w:lang w:val="en-GB"/>
        </w:rPr>
        <w:t xml:space="preserve"> </w:t>
      </w:r>
      <w:del w:id="24" w:author="Sean Vrieland" w:date="2023-12-27T09:13:00Z">
        <w:r w:rsidR="00CC7A7B" w:rsidRPr="00A85C5D" w:rsidDel="007D59C6">
          <w:rPr>
            <w:rFonts w:asciiTheme="minorHAnsi" w:eastAsia="System Font" w:hAnsiTheme="minorHAnsi" w:cs="System Font"/>
            <w:color w:val="000000" w:themeColor="text1"/>
            <w:sz w:val="22"/>
            <w:szCs w:val="22"/>
            <w:lang w:val="en-GB"/>
          </w:rPr>
          <w:delText xml:space="preserve">and </w:delText>
        </w:r>
      </w:del>
      <w:r w:rsidR="001F0466" w:rsidRPr="00A85C5D">
        <w:rPr>
          <w:rFonts w:asciiTheme="minorHAnsi" w:eastAsia="System Font" w:hAnsiTheme="minorHAnsi" w:cs="System Font"/>
          <w:color w:val="000000" w:themeColor="text1"/>
          <w:sz w:val="22"/>
          <w:szCs w:val="22"/>
          <w:lang w:val="en-GB"/>
        </w:rPr>
        <w:t>t</w:t>
      </w:r>
      <w:r w:rsidR="00F71225" w:rsidRPr="00A85C5D">
        <w:rPr>
          <w:rFonts w:asciiTheme="minorHAnsi" w:eastAsia="System Font" w:hAnsiTheme="minorHAnsi" w:cs="System Font"/>
          <w:color w:val="000000" w:themeColor="text1"/>
          <w:sz w:val="22"/>
          <w:szCs w:val="22"/>
          <w:lang w:val="en-GB"/>
        </w:rPr>
        <w:t xml:space="preserve">he </w:t>
      </w:r>
      <w:r w:rsidR="000E2ADF" w:rsidRPr="00A85C5D">
        <w:rPr>
          <w:rFonts w:asciiTheme="minorHAnsi" w:eastAsia="System Font" w:hAnsiTheme="minorHAnsi" w:cs="System Font"/>
          <w:color w:val="000000" w:themeColor="text1"/>
          <w:sz w:val="22"/>
          <w:szCs w:val="22"/>
          <w:lang w:val="en-GB"/>
        </w:rPr>
        <w:t xml:space="preserve">legal and religious </w:t>
      </w:r>
      <w:r w:rsidR="00F71225" w:rsidRPr="00A85C5D">
        <w:rPr>
          <w:rFonts w:asciiTheme="minorHAnsi" w:eastAsia="System Font" w:hAnsiTheme="minorHAnsi" w:cs="System Font"/>
          <w:color w:val="000000" w:themeColor="text1"/>
          <w:sz w:val="22"/>
          <w:szCs w:val="22"/>
          <w:lang w:val="en-GB"/>
        </w:rPr>
        <w:t xml:space="preserve">administration of Dithmarschen was </w:t>
      </w:r>
      <w:r w:rsidR="001F0466" w:rsidRPr="00A85C5D">
        <w:rPr>
          <w:rFonts w:asciiTheme="minorHAnsi" w:eastAsia="System Font" w:hAnsiTheme="minorHAnsi" w:cs="System Font"/>
          <w:color w:val="000000" w:themeColor="text1"/>
          <w:sz w:val="22"/>
          <w:szCs w:val="22"/>
          <w:lang w:val="en-GB"/>
        </w:rPr>
        <w:t xml:space="preserve">instead </w:t>
      </w:r>
      <w:r w:rsidR="00F71225" w:rsidRPr="00A85C5D">
        <w:rPr>
          <w:rFonts w:asciiTheme="minorHAnsi" w:eastAsia="System Font" w:hAnsiTheme="minorHAnsi" w:cs="System Font"/>
          <w:color w:val="000000" w:themeColor="text1"/>
          <w:sz w:val="22"/>
          <w:szCs w:val="22"/>
          <w:lang w:val="en-GB"/>
        </w:rPr>
        <w:t xml:space="preserve">managed by </w:t>
      </w:r>
      <w:r w:rsidR="00B91302" w:rsidRPr="00A85C5D">
        <w:rPr>
          <w:rFonts w:asciiTheme="minorHAnsi" w:eastAsia="System Font" w:hAnsiTheme="minorHAnsi" w:cs="System Font"/>
          <w:color w:val="000000" w:themeColor="text1"/>
          <w:sz w:val="22"/>
          <w:szCs w:val="22"/>
          <w:lang w:val="en-GB"/>
        </w:rPr>
        <w:t>the peasants themselves</w:t>
      </w:r>
      <w:r w:rsidR="00AF06DA" w:rsidRPr="00A85C5D">
        <w:rPr>
          <w:rFonts w:asciiTheme="minorHAnsi" w:eastAsia="System Font" w:hAnsiTheme="minorHAnsi" w:cs="System Font"/>
          <w:color w:val="000000" w:themeColor="text1"/>
          <w:sz w:val="22"/>
          <w:szCs w:val="22"/>
          <w:lang w:val="en-GB"/>
        </w:rPr>
        <w:t>.</w:t>
      </w:r>
    </w:p>
    <w:p w14:paraId="43125941" w14:textId="77777777" w:rsidR="00A85C5D" w:rsidRPr="00A85C5D" w:rsidRDefault="00A85C5D" w:rsidP="0035671E">
      <w:pPr>
        <w:widowControl w:val="0"/>
        <w:autoSpaceDE w:val="0"/>
        <w:autoSpaceDN w:val="0"/>
        <w:adjustRightInd w:val="0"/>
        <w:rPr>
          <w:rFonts w:asciiTheme="minorHAnsi" w:eastAsia="System Font" w:hAnsiTheme="minorHAnsi" w:cs="System Font"/>
          <w:color w:val="000000" w:themeColor="text1"/>
          <w:sz w:val="22"/>
          <w:szCs w:val="22"/>
          <w:lang w:val="en-GB"/>
        </w:rPr>
      </w:pPr>
    </w:p>
    <w:p w14:paraId="1B06592E" w14:textId="6FEF6266" w:rsidR="0035671E" w:rsidRPr="00A85C5D" w:rsidRDefault="00A85C5D" w:rsidP="0035671E">
      <w:pPr>
        <w:widowControl w:val="0"/>
        <w:autoSpaceDE w:val="0"/>
        <w:autoSpaceDN w:val="0"/>
        <w:adjustRightInd w:val="0"/>
        <w:rPr>
          <w:rFonts w:asciiTheme="minorHAnsi" w:eastAsia="System Font" w:hAnsiTheme="minorHAnsi" w:cs="System Font"/>
          <w:color w:val="000000" w:themeColor="text1"/>
          <w:sz w:val="22"/>
          <w:szCs w:val="22"/>
          <w:lang w:val="en-GB"/>
        </w:rPr>
      </w:pPr>
      <w:r>
        <w:rPr>
          <w:rFonts w:asciiTheme="minorHAnsi" w:eastAsia="System Font" w:hAnsiTheme="minorHAnsi" w:cs="System Font"/>
          <w:noProof/>
          <w:color w:val="000000" w:themeColor="text1"/>
          <w:sz w:val="22"/>
          <w:szCs w:val="22"/>
        </w:rPr>
        <w:drawing>
          <wp:inline distT="0" distB="0" distL="0" distR="0" wp14:anchorId="7EC52098" wp14:editId="5DDBD3B2">
            <wp:extent cx="2625445" cy="3803240"/>
            <wp:effectExtent l="0" t="0" r="0" b="6985"/>
            <wp:docPr id="3" name="Bilde 3" descr="../../../Downloads/Dithmarschen-Theatrum_Orbis_Terraru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Dithmarschen-Theatrum_Orbis_Terrarum-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9" cy="3841373"/>
                    </a:xfrm>
                    <a:prstGeom prst="rect">
                      <a:avLst/>
                    </a:prstGeom>
                    <a:noFill/>
                    <a:ln>
                      <a:noFill/>
                    </a:ln>
                  </pic:spPr>
                </pic:pic>
              </a:graphicData>
            </a:graphic>
          </wp:inline>
        </w:drawing>
      </w:r>
    </w:p>
    <w:p w14:paraId="244065D4" w14:textId="1DACB5AD" w:rsidR="005E4DB4" w:rsidRPr="00A85C5D" w:rsidRDefault="00A85C5D" w:rsidP="00F71225">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hAnsiTheme="minorHAnsi"/>
          <w:sz w:val="22"/>
          <w:szCs w:val="22"/>
        </w:rPr>
        <w:t xml:space="preserve">Map of </w:t>
      </w:r>
      <w:r w:rsidRPr="00A85C5D">
        <w:rPr>
          <w:rFonts w:asciiTheme="minorHAnsi" w:eastAsia="System Font" w:hAnsiTheme="minorHAnsi" w:cs="System Font"/>
          <w:color w:val="000000" w:themeColor="text1"/>
          <w:sz w:val="22"/>
          <w:szCs w:val="22"/>
          <w:lang w:val="en-GB"/>
        </w:rPr>
        <w:t xml:space="preserve">Dithmarschen in </w:t>
      </w:r>
      <w:r w:rsidRPr="00A85C5D">
        <w:rPr>
          <w:rFonts w:asciiTheme="minorHAnsi" w:eastAsia="System Font" w:hAnsiTheme="minorHAnsi" w:cs="System Font"/>
          <w:i/>
          <w:color w:val="000000" w:themeColor="text1"/>
          <w:sz w:val="22"/>
          <w:szCs w:val="22"/>
          <w:lang w:val="en-GB"/>
        </w:rPr>
        <w:t>Theatrum Orbis Terrarum</w:t>
      </w:r>
      <w:r w:rsidRPr="00A85C5D">
        <w:rPr>
          <w:rFonts w:asciiTheme="minorHAnsi" w:eastAsia="System Font" w:hAnsiTheme="minorHAnsi" w:cs="System Font"/>
          <w:color w:val="000000" w:themeColor="text1"/>
          <w:sz w:val="22"/>
          <w:szCs w:val="22"/>
          <w:lang w:val="en-GB"/>
        </w:rPr>
        <w:t xml:space="preserve"> (1570)</w:t>
      </w:r>
      <w:r w:rsidR="00A0222C">
        <w:rPr>
          <w:rFonts w:asciiTheme="minorHAnsi" w:hAnsiTheme="minorHAnsi"/>
          <w:sz w:val="22"/>
          <w:szCs w:val="22"/>
        </w:rPr>
        <w:t xml:space="preserve">. Source: </w:t>
      </w:r>
      <w:hyperlink r:id="rId7" w:history="1">
        <w:r w:rsidR="00A0222C" w:rsidRPr="00026546">
          <w:rPr>
            <w:rStyle w:val="Hyperlink"/>
            <w:rFonts w:asciiTheme="minorHAnsi" w:eastAsia="System Font" w:hAnsiTheme="minorHAnsi" w:cs="System Font"/>
            <w:sz w:val="22"/>
            <w:szCs w:val="22"/>
            <w:lang w:val="en-GB"/>
          </w:rPr>
          <w:t>https://upload.wikimedia.org/wikipedia/commons/d/d0/Dithmarschen-Theatrum_Orbis_Terrarum.jpg</w:t>
        </w:r>
      </w:hyperlink>
    </w:p>
    <w:p w14:paraId="3FF2AB6A" w14:textId="77777777" w:rsidR="0066328C" w:rsidRPr="00A85C5D" w:rsidRDefault="0066328C" w:rsidP="00F71225">
      <w:pPr>
        <w:widowControl w:val="0"/>
        <w:autoSpaceDE w:val="0"/>
        <w:autoSpaceDN w:val="0"/>
        <w:adjustRightInd w:val="0"/>
        <w:rPr>
          <w:rFonts w:asciiTheme="minorHAnsi" w:eastAsia="System Font" w:hAnsiTheme="minorHAnsi" w:cs="System Font"/>
          <w:color w:val="000000" w:themeColor="text1"/>
          <w:sz w:val="22"/>
          <w:szCs w:val="22"/>
          <w:lang w:val="en-GB"/>
        </w:rPr>
      </w:pPr>
    </w:p>
    <w:p w14:paraId="36A6E711" w14:textId="5FD576DC" w:rsidR="001A5AC9" w:rsidRPr="00A85C5D" w:rsidRDefault="00421041" w:rsidP="0035671E">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During the Middle Ages, Dithmarschen</w:t>
      </w:r>
      <w:r w:rsidR="0073217E" w:rsidRPr="00A85C5D">
        <w:rPr>
          <w:rFonts w:asciiTheme="minorHAnsi" w:eastAsia="System Font" w:hAnsiTheme="minorHAnsi" w:cs="System Font"/>
          <w:color w:val="000000" w:themeColor="text1"/>
          <w:sz w:val="22"/>
          <w:szCs w:val="22"/>
          <w:lang w:val="en-GB"/>
        </w:rPr>
        <w:t xml:space="preserve"> became a </w:t>
      </w:r>
      <w:r w:rsidR="00406635" w:rsidRPr="00A85C5D">
        <w:rPr>
          <w:rFonts w:asciiTheme="minorHAnsi" w:eastAsia="System Font" w:hAnsiTheme="minorHAnsi" w:cs="System Font"/>
          <w:color w:val="000000" w:themeColor="text1"/>
          <w:sz w:val="22"/>
          <w:szCs w:val="22"/>
          <w:lang w:val="en-GB"/>
        </w:rPr>
        <w:t xml:space="preserve">very </w:t>
      </w:r>
      <w:r w:rsidR="0073217E" w:rsidRPr="00A85C5D">
        <w:rPr>
          <w:rFonts w:asciiTheme="minorHAnsi" w:eastAsia="System Font" w:hAnsiTheme="minorHAnsi" w:cs="System Font"/>
          <w:color w:val="000000" w:themeColor="text1"/>
          <w:sz w:val="22"/>
          <w:szCs w:val="22"/>
          <w:lang w:val="en-GB"/>
        </w:rPr>
        <w:t>wealthy region</w:t>
      </w:r>
      <w:r w:rsidR="00444F65" w:rsidRPr="00A85C5D">
        <w:rPr>
          <w:rFonts w:asciiTheme="minorHAnsi" w:eastAsia="System Font" w:hAnsiTheme="minorHAnsi" w:cs="System Font"/>
          <w:color w:val="000000" w:themeColor="text1"/>
          <w:sz w:val="22"/>
          <w:szCs w:val="22"/>
          <w:lang w:val="en-GB"/>
        </w:rPr>
        <w:t xml:space="preserve"> which </w:t>
      </w:r>
      <w:r w:rsidR="00406635" w:rsidRPr="00A85C5D">
        <w:rPr>
          <w:rFonts w:asciiTheme="minorHAnsi" w:eastAsia="System Font" w:hAnsiTheme="minorHAnsi" w:cs="System Font"/>
          <w:color w:val="000000" w:themeColor="text1"/>
          <w:sz w:val="22"/>
          <w:szCs w:val="22"/>
          <w:lang w:val="en-GB"/>
        </w:rPr>
        <w:t>caused the rulers of the neighbouring territories to repeatedly try to conquer it</w:t>
      </w:r>
      <w:r w:rsidR="00FA3F0D" w:rsidRPr="00A85C5D">
        <w:rPr>
          <w:rFonts w:asciiTheme="minorHAnsi" w:eastAsia="System Font" w:hAnsiTheme="minorHAnsi" w:cs="System Font"/>
          <w:color w:val="000000" w:themeColor="text1"/>
          <w:sz w:val="22"/>
          <w:szCs w:val="22"/>
          <w:lang w:val="en-GB"/>
        </w:rPr>
        <w:t>.</w:t>
      </w:r>
      <w:r w:rsidR="007652ED" w:rsidRPr="00A85C5D">
        <w:rPr>
          <w:rFonts w:asciiTheme="minorHAnsi" w:eastAsia="System Font" w:hAnsiTheme="minorHAnsi" w:cs="System Font"/>
          <w:color w:val="000000" w:themeColor="text1"/>
          <w:sz w:val="22"/>
          <w:szCs w:val="22"/>
          <w:lang w:val="en-GB"/>
        </w:rPr>
        <w:t xml:space="preserve"> </w:t>
      </w:r>
      <w:r w:rsidR="0035671E" w:rsidRPr="00A85C5D">
        <w:rPr>
          <w:rFonts w:asciiTheme="minorHAnsi" w:eastAsia="System Font" w:hAnsiTheme="minorHAnsi" w:cs="System Font"/>
          <w:color w:val="000000" w:themeColor="text1"/>
          <w:sz w:val="22"/>
          <w:szCs w:val="22"/>
          <w:lang w:val="en-GB"/>
        </w:rPr>
        <w:t>In 1500</w:t>
      </w:r>
      <w:r w:rsidR="00EE0EA3" w:rsidRPr="00A85C5D">
        <w:rPr>
          <w:rFonts w:asciiTheme="minorHAnsi" w:eastAsia="System Font" w:hAnsiTheme="minorHAnsi" w:cs="System Font"/>
          <w:color w:val="000000" w:themeColor="text1"/>
          <w:sz w:val="22"/>
          <w:szCs w:val="22"/>
          <w:lang w:val="en-GB"/>
        </w:rPr>
        <w:t>,</w:t>
      </w:r>
      <w:r w:rsidR="0035671E" w:rsidRPr="00A85C5D">
        <w:rPr>
          <w:rFonts w:asciiTheme="minorHAnsi" w:eastAsia="System Font" w:hAnsiTheme="minorHAnsi" w:cs="System Font"/>
          <w:color w:val="000000" w:themeColor="text1"/>
          <w:sz w:val="22"/>
          <w:szCs w:val="22"/>
          <w:lang w:val="en-GB"/>
        </w:rPr>
        <w:t xml:space="preserve"> an army counting 12000 men </w:t>
      </w:r>
      <w:r w:rsidR="00EE0EA3" w:rsidRPr="00A85C5D">
        <w:rPr>
          <w:rFonts w:asciiTheme="minorHAnsi" w:eastAsia="System Font" w:hAnsiTheme="minorHAnsi" w:cs="System Font"/>
          <w:color w:val="000000" w:themeColor="text1"/>
          <w:sz w:val="22"/>
          <w:szCs w:val="22"/>
          <w:lang w:val="en-GB"/>
        </w:rPr>
        <w:t>invaded</w:t>
      </w:r>
      <w:r w:rsidR="0035671E" w:rsidRPr="00A85C5D">
        <w:rPr>
          <w:rFonts w:asciiTheme="minorHAnsi" w:eastAsia="System Font" w:hAnsiTheme="minorHAnsi" w:cs="System Font"/>
          <w:color w:val="000000" w:themeColor="text1"/>
          <w:sz w:val="22"/>
          <w:szCs w:val="22"/>
          <w:lang w:val="en-GB"/>
        </w:rPr>
        <w:t xml:space="preserve"> Dithmarschen on the </w:t>
      </w:r>
      <w:r w:rsidR="00EE0EA3" w:rsidRPr="00A85C5D">
        <w:rPr>
          <w:rFonts w:asciiTheme="minorHAnsi" w:eastAsia="System Font" w:hAnsiTheme="minorHAnsi" w:cs="System Font"/>
          <w:color w:val="000000" w:themeColor="text1"/>
          <w:sz w:val="22"/>
          <w:szCs w:val="22"/>
          <w:lang w:val="en-GB"/>
        </w:rPr>
        <w:t>behest</w:t>
      </w:r>
      <w:r w:rsidR="0035671E" w:rsidRPr="00A85C5D">
        <w:rPr>
          <w:rFonts w:asciiTheme="minorHAnsi" w:eastAsia="System Font" w:hAnsiTheme="minorHAnsi" w:cs="System Font"/>
          <w:color w:val="000000" w:themeColor="text1"/>
          <w:sz w:val="22"/>
          <w:szCs w:val="22"/>
          <w:lang w:val="en-GB"/>
        </w:rPr>
        <w:t xml:space="preserve"> of John, king of Denmark and the Kalmar Union and co-duke of Schleswig and Holstein, and his bother Frederick, co-duke of Schleswig and Holstein, the later king Frederick I of Denmark.</w:t>
      </w:r>
      <w:r w:rsidR="0086328C" w:rsidRPr="00A85C5D">
        <w:rPr>
          <w:rFonts w:asciiTheme="minorHAnsi" w:eastAsia="System Font" w:hAnsiTheme="minorHAnsi" w:cs="System Font"/>
          <w:color w:val="000000" w:themeColor="text1"/>
          <w:sz w:val="22"/>
          <w:szCs w:val="22"/>
          <w:lang w:val="en-GB"/>
        </w:rPr>
        <w:t xml:space="preserve"> </w:t>
      </w:r>
      <w:r w:rsidR="0035671E" w:rsidRPr="00A85C5D">
        <w:rPr>
          <w:rFonts w:asciiTheme="minorHAnsi" w:eastAsia="System Font" w:hAnsiTheme="minorHAnsi" w:cs="System Font"/>
          <w:color w:val="000000" w:themeColor="text1"/>
          <w:sz w:val="22"/>
          <w:szCs w:val="22"/>
          <w:lang w:val="en-GB"/>
        </w:rPr>
        <w:t>I</w:t>
      </w:r>
      <w:r w:rsidR="0066328C" w:rsidRPr="00A85C5D">
        <w:rPr>
          <w:rFonts w:asciiTheme="minorHAnsi" w:eastAsia="System Font" w:hAnsiTheme="minorHAnsi" w:cs="System Font"/>
          <w:color w:val="000000" w:themeColor="text1"/>
          <w:sz w:val="22"/>
          <w:szCs w:val="22"/>
          <w:lang w:val="en-GB"/>
        </w:rPr>
        <w:t>n Battle of Hemmingstedt</w:t>
      </w:r>
      <w:r w:rsidR="0035671E" w:rsidRPr="00A85C5D">
        <w:rPr>
          <w:rFonts w:asciiTheme="minorHAnsi" w:eastAsia="System Font" w:hAnsiTheme="minorHAnsi" w:cs="System Font"/>
          <w:color w:val="000000" w:themeColor="text1"/>
          <w:sz w:val="22"/>
          <w:szCs w:val="22"/>
          <w:lang w:val="en-GB"/>
        </w:rPr>
        <w:t xml:space="preserve"> o</w:t>
      </w:r>
      <w:r w:rsidR="0066328C" w:rsidRPr="00A85C5D">
        <w:rPr>
          <w:rFonts w:asciiTheme="minorHAnsi" w:eastAsia="System Font" w:hAnsiTheme="minorHAnsi" w:cs="System Font"/>
          <w:color w:val="000000" w:themeColor="text1"/>
          <w:sz w:val="22"/>
          <w:szCs w:val="22"/>
          <w:lang w:val="en-GB"/>
        </w:rPr>
        <w:t>n 17 February 1500</w:t>
      </w:r>
      <w:r w:rsidR="00FA3F0D" w:rsidRPr="00A85C5D">
        <w:rPr>
          <w:rFonts w:asciiTheme="minorHAnsi" w:eastAsia="System Font" w:hAnsiTheme="minorHAnsi" w:cs="System Font"/>
          <w:color w:val="000000" w:themeColor="text1"/>
          <w:sz w:val="22"/>
          <w:szCs w:val="22"/>
          <w:lang w:val="en-GB"/>
        </w:rPr>
        <w:t>,</w:t>
      </w:r>
      <w:r w:rsidR="00C16849">
        <w:rPr>
          <w:rFonts w:asciiTheme="minorHAnsi" w:eastAsia="System Font" w:hAnsiTheme="minorHAnsi" w:cs="System Font"/>
          <w:color w:val="000000" w:themeColor="text1"/>
          <w:sz w:val="22"/>
          <w:szCs w:val="22"/>
          <w:lang w:val="en-GB"/>
        </w:rPr>
        <w:t xml:space="preserve"> however,</w:t>
      </w:r>
      <w:r w:rsidR="00FA3F0D" w:rsidRPr="00A85C5D">
        <w:rPr>
          <w:rFonts w:asciiTheme="minorHAnsi" w:eastAsia="System Font" w:hAnsiTheme="minorHAnsi" w:cs="System Font"/>
          <w:color w:val="000000" w:themeColor="text1"/>
          <w:sz w:val="22"/>
          <w:szCs w:val="22"/>
          <w:lang w:val="en-GB"/>
        </w:rPr>
        <w:t xml:space="preserve"> </w:t>
      </w:r>
      <w:r w:rsidR="00C16849">
        <w:rPr>
          <w:rFonts w:asciiTheme="minorHAnsi" w:eastAsia="System Font" w:hAnsiTheme="minorHAnsi" w:cs="System Font"/>
          <w:color w:val="000000" w:themeColor="text1"/>
          <w:sz w:val="22"/>
          <w:szCs w:val="22"/>
          <w:lang w:val="en-GB"/>
        </w:rPr>
        <w:t xml:space="preserve">the </w:t>
      </w:r>
      <w:r w:rsidR="003E174A" w:rsidRPr="00A85C5D">
        <w:rPr>
          <w:rFonts w:asciiTheme="minorHAnsi" w:eastAsia="System Font" w:hAnsiTheme="minorHAnsi" w:cs="System Font"/>
          <w:color w:val="000000" w:themeColor="text1"/>
          <w:sz w:val="22"/>
          <w:szCs w:val="22"/>
          <w:lang w:val="en-GB"/>
        </w:rPr>
        <w:t>peasants of Dithmarschen</w:t>
      </w:r>
      <w:r w:rsidR="00C16849">
        <w:rPr>
          <w:rFonts w:asciiTheme="minorHAnsi" w:eastAsia="System Font" w:hAnsiTheme="minorHAnsi" w:cs="System Font"/>
          <w:color w:val="000000" w:themeColor="text1"/>
          <w:sz w:val="22"/>
          <w:szCs w:val="22"/>
          <w:lang w:val="en-GB"/>
        </w:rPr>
        <w:t xml:space="preserve">, </w:t>
      </w:r>
      <w:del w:id="25" w:author="Sean Vrieland" w:date="2024-03-04T16:01:00Z">
        <w:r w:rsidR="00C16849" w:rsidDel="00500A14">
          <w:rPr>
            <w:rFonts w:asciiTheme="minorHAnsi" w:eastAsia="System Font" w:hAnsiTheme="minorHAnsi" w:cs="System Font"/>
            <w:color w:val="000000" w:themeColor="text1"/>
            <w:sz w:val="22"/>
            <w:szCs w:val="22"/>
            <w:lang w:val="en-GB"/>
          </w:rPr>
          <w:delText xml:space="preserve">which </w:delText>
        </w:r>
      </w:del>
      <w:ins w:id="26" w:author="Sean Vrieland" w:date="2024-03-04T16:01:00Z">
        <w:r w:rsidR="00500A14">
          <w:rPr>
            <w:rFonts w:asciiTheme="minorHAnsi" w:eastAsia="System Font" w:hAnsiTheme="minorHAnsi" w:cs="System Font"/>
            <w:color w:val="000000" w:themeColor="text1"/>
            <w:sz w:val="22"/>
            <w:szCs w:val="22"/>
            <w:lang w:val="en-GB"/>
          </w:rPr>
          <w:t>who</w:t>
        </w:r>
        <w:r w:rsidR="00500A14">
          <w:rPr>
            <w:rFonts w:asciiTheme="minorHAnsi" w:eastAsia="System Font" w:hAnsiTheme="minorHAnsi" w:cs="System Font"/>
            <w:color w:val="000000" w:themeColor="text1"/>
            <w:sz w:val="22"/>
            <w:szCs w:val="22"/>
            <w:lang w:val="en-GB"/>
          </w:rPr>
          <w:t xml:space="preserve"> </w:t>
        </w:r>
      </w:ins>
      <w:r w:rsidR="00C16849">
        <w:rPr>
          <w:rFonts w:asciiTheme="minorHAnsi" w:eastAsia="System Font" w:hAnsiTheme="minorHAnsi" w:cs="System Font"/>
          <w:color w:val="000000" w:themeColor="text1"/>
          <w:sz w:val="22"/>
          <w:szCs w:val="22"/>
          <w:lang w:val="en-GB"/>
        </w:rPr>
        <w:t xml:space="preserve">counted only a few thousand men </w:t>
      </w:r>
      <w:del w:id="27" w:author="Sean Vrieland" w:date="2023-12-27T09:17:00Z">
        <w:r w:rsidR="00C16849" w:rsidDel="00B42597">
          <w:rPr>
            <w:rFonts w:asciiTheme="minorHAnsi" w:eastAsia="System Font" w:hAnsiTheme="minorHAnsi" w:cs="System Font"/>
            <w:color w:val="000000" w:themeColor="text1"/>
            <w:sz w:val="22"/>
            <w:szCs w:val="22"/>
            <w:lang w:val="en-GB"/>
          </w:rPr>
          <w:delText xml:space="preserve">and </w:delText>
        </w:r>
      </w:del>
      <w:del w:id="28" w:author="Sean Vrieland" w:date="2023-12-27T09:15:00Z">
        <w:r w:rsidR="00C16849" w:rsidDel="00B42597">
          <w:rPr>
            <w:rFonts w:asciiTheme="minorHAnsi" w:eastAsia="System Font" w:hAnsiTheme="minorHAnsi" w:cs="System Font"/>
            <w:color w:val="000000" w:themeColor="text1"/>
            <w:sz w:val="22"/>
            <w:szCs w:val="22"/>
            <w:lang w:val="en-GB"/>
          </w:rPr>
          <w:delText xml:space="preserve">were </w:delText>
        </w:r>
      </w:del>
      <w:r w:rsidR="00C16849">
        <w:rPr>
          <w:rFonts w:asciiTheme="minorHAnsi" w:eastAsia="System Font" w:hAnsiTheme="minorHAnsi" w:cs="System Font"/>
          <w:color w:val="000000" w:themeColor="text1"/>
          <w:sz w:val="22"/>
          <w:szCs w:val="22"/>
          <w:lang w:val="en-GB"/>
        </w:rPr>
        <w:t>led</w:t>
      </w:r>
      <w:ins w:id="29" w:author="Sean Vrieland" w:date="2023-12-27T09:15:00Z">
        <w:r w:rsidR="00B42597">
          <w:rPr>
            <w:rFonts w:asciiTheme="minorHAnsi" w:eastAsia="System Font" w:hAnsiTheme="minorHAnsi" w:cs="System Font"/>
            <w:color w:val="000000" w:themeColor="text1"/>
            <w:sz w:val="22"/>
            <w:szCs w:val="22"/>
            <w:lang w:val="en-GB"/>
          </w:rPr>
          <w:t xml:space="preserve"> by</w:t>
        </w:r>
      </w:ins>
      <w:r w:rsidR="00C16849">
        <w:rPr>
          <w:rFonts w:asciiTheme="minorHAnsi" w:eastAsia="System Font" w:hAnsiTheme="minorHAnsi" w:cs="System Font"/>
          <w:color w:val="000000" w:themeColor="text1"/>
          <w:sz w:val="22"/>
          <w:szCs w:val="22"/>
          <w:lang w:val="en-GB"/>
        </w:rPr>
        <w:t xml:space="preserve"> </w:t>
      </w:r>
      <w:r w:rsidR="00C16849" w:rsidRPr="00A85C5D">
        <w:rPr>
          <w:rFonts w:asciiTheme="minorHAnsi" w:eastAsia="System Font" w:hAnsiTheme="minorHAnsi" w:cs="System Font"/>
          <w:color w:val="000000" w:themeColor="text1"/>
          <w:sz w:val="22"/>
          <w:szCs w:val="22"/>
          <w:lang w:val="en-GB"/>
        </w:rPr>
        <w:t>Wulf Isebrand (†1506</w:t>
      </w:r>
      <w:r w:rsidR="00C16849">
        <w:rPr>
          <w:rFonts w:asciiTheme="minorHAnsi" w:eastAsia="System Font" w:hAnsiTheme="minorHAnsi" w:cs="System Font"/>
          <w:color w:val="000000" w:themeColor="text1"/>
          <w:sz w:val="22"/>
          <w:szCs w:val="22"/>
          <w:lang w:val="en-GB"/>
        </w:rPr>
        <w:t>),</w:t>
      </w:r>
      <w:r w:rsidR="003E174A" w:rsidRPr="00A85C5D">
        <w:rPr>
          <w:rFonts w:asciiTheme="minorHAnsi" w:eastAsia="System Font" w:hAnsiTheme="minorHAnsi" w:cs="System Font"/>
          <w:color w:val="000000" w:themeColor="text1"/>
          <w:sz w:val="22"/>
          <w:szCs w:val="22"/>
          <w:lang w:val="en-GB"/>
        </w:rPr>
        <w:t xml:space="preserve"> </w:t>
      </w:r>
      <w:r w:rsidR="007652ED" w:rsidRPr="00A85C5D">
        <w:rPr>
          <w:rFonts w:asciiTheme="minorHAnsi" w:eastAsia="System Font" w:hAnsiTheme="minorHAnsi" w:cs="System Font"/>
          <w:color w:val="000000" w:themeColor="text1"/>
          <w:sz w:val="22"/>
          <w:szCs w:val="22"/>
          <w:lang w:val="en-GB"/>
        </w:rPr>
        <w:t>defeated</w:t>
      </w:r>
      <w:r w:rsidR="0066328C" w:rsidRPr="00A85C5D">
        <w:rPr>
          <w:rFonts w:asciiTheme="minorHAnsi" w:eastAsia="System Font" w:hAnsiTheme="minorHAnsi" w:cs="System Font"/>
          <w:color w:val="000000" w:themeColor="text1"/>
          <w:sz w:val="22"/>
          <w:szCs w:val="22"/>
          <w:lang w:val="en-GB"/>
        </w:rPr>
        <w:t xml:space="preserve"> the </w:t>
      </w:r>
      <w:r w:rsidR="007652ED" w:rsidRPr="00A85C5D">
        <w:rPr>
          <w:rFonts w:asciiTheme="minorHAnsi" w:eastAsia="System Font" w:hAnsiTheme="minorHAnsi" w:cs="System Font"/>
          <w:color w:val="000000" w:themeColor="text1"/>
          <w:sz w:val="22"/>
          <w:szCs w:val="22"/>
          <w:lang w:val="en-GB"/>
        </w:rPr>
        <w:t xml:space="preserve">numerically superior </w:t>
      </w:r>
      <w:r w:rsidR="0066328C" w:rsidRPr="00A85C5D">
        <w:rPr>
          <w:rFonts w:asciiTheme="minorHAnsi" w:eastAsia="System Font" w:hAnsiTheme="minorHAnsi" w:cs="System Font"/>
          <w:color w:val="000000" w:themeColor="text1"/>
          <w:sz w:val="22"/>
          <w:szCs w:val="22"/>
          <w:lang w:val="en-GB"/>
        </w:rPr>
        <w:t>invading</w:t>
      </w:r>
      <w:r w:rsidR="005D68D8">
        <w:rPr>
          <w:rFonts w:asciiTheme="minorHAnsi" w:eastAsia="System Font" w:hAnsiTheme="minorHAnsi" w:cs="System Font"/>
          <w:color w:val="000000" w:themeColor="text1"/>
          <w:sz w:val="22"/>
          <w:szCs w:val="22"/>
          <w:lang w:val="en-GB"/>
        </w:rPr>
        <w:t xml:space="preserve"> army</w:t>
      </w:r>
      <w:r w:rsidR="00C16849">
        <w:rPr>
          <w:rFonts w:asciiTheme="minorHAnsi" w:eastAsia="System Font" w:hAnsiTheme="minorHAnsi" w:cs="System Font"/>
          <w:color w:val="000000" w:themeColor="text1"/>
          <w:sz w:val="22"/>
          <w:szCs w:val="22"/>
          <w:lang w:val="en-GB"/>
        </w:rPr>
        <w:t xml:space="preserve"> and defended their </w:t>
      </w:r>
      <w:r w:rsidR="000C420A">
        <w:rPr>
          <w:rFonts w:asciiTheme="minorHAnsi" w:eastAsia="System Font" w:hAnsiTheme="minorHAnsi" w:cs="System Font"/>
          <w:color w:val="000000" w:themeColor="text1"/>
          <w:sz w:val="22"/>
          <w:szCs w:val="22"/>
          <w:lang w:val="en-GB"/>
        </w:rPr>
        <w:t xml:space="preserve">legal and religious </w:t>
      </w:r>
      <w:r w:rsidR="00C16849">
        <w:rPr>
          <w:rFonts w:asciiTheme="minorHAnsi" w:eastAsia="System Font" w:hAnsiTheme="minorHAnsi" w:cs="System Font"/>
          <w:color w:val="000000" w:themeColor="text1"/>
          <w:sz w:val="22"/>
          <w:szCs w:val="22"/>
          <w:lang w:val="en-GB"/>
        </w:rPr>
        <w:t xml:space="preserve">autonomy </w:t>
      </w:r>
      <w:r w:rsidR="00C16849">
        <w:rPr>
          <w:rFonts w:asciiTheme="minorHAnsi" w:eastAsia="System Font" w:hAnsiTheme="minorHAnsi" w:cs="System Font"/>
          <w:color w:val="000000" w:themeColor="text1"/>
          <w:sz w:val="22"/>
          <w:szCs w:val="22"/>
          <w:lang w:val="en-GB"/>
        </w:rPr>
        <w:lastRenderedPageBreak/>
        <w:t>for another half century.</w:t>
      </w:r>
    </w:p>
    <w:p w14:paraId="4046BB95" w14:textId="77777777" w:rsidR="003766BD" w:rsidRPr="00A85C5D" w:rsidRDefault="003766BD" w:rsidP="00A85190">
      <w:pPr>
        <w:widowControl w:val="0"/>
        <w:autoSpaceDE w:val="0"/>
        <w:autoSpaceDN w:val="0"/>
        <w:adjustRightInd w:val="0"/>
        <w:rPr>
          <w:rFonts w:asciiTheme="minorHAnsi" w:eastAsia="System Font" w:hAnsiTheme="minorHAnsi" w:cs="System Font"/>
          <w:color w:val="000000" w:themeColor="text1"/>
          <w:sz w:val="22"/>
          <w:szCs w:val="22"/>
          <w:lang w:val="en-GB"/>
        </w:rPr>
      </w:pPr>
    </w:p>
    <w:p w14:paraId="1914299B" w14:textId="5EA15F09" w:rsidR="0028337E" w:rsidRPr="00A85C5D" w:rsidRDefault="0028337E" w:rsidP="00A070C4">
      <w:pPr>
        <w:widowControl w:val="0"/>
        <w:autoSpaceDE w:val="0"/>
        <w:autoSpaceDN w:val="0"/>
        <w:adjustRightInd w:val="0"/>
        <w:outlineLvl w:val="0"/>
        <w:rPr>
          <w:rFonts w:asciiTheme="minorHAnsi" w:eastAsia="System Font" w:hAnsiTheme="minorHAnsi" w:cs="System Font"/>
          <w:b/>
          <w:color w:val="000000" w:themeColor="text1"/>
          <w:sz w:val="22"/>
          <w:szCs w:val="22"/>
          <w:lang w:val="en-GB"/>
        </w:rPr>
      </w:pPr>
      <w:r w:rsidRPr="00A85C5D">
        <w:rPr>
          <w:rFonts w:asciiTheme="minorHAnsi" w:eastAsia="System Font" w:hAnsiTheme="minorHAnsi" w:cs="System Font"/>
          <w:b/>
          <w:color w:val="000000" w:themeColor="text1"/>
          <w:sz w:val="22"/>
          <w:szCs w:val="22"/>
          <w:lang w:val="en-GB"/>
        </w:rPr>
        <w:t>The Land Law of Dithmarschen</w:t>
      </w:r>
    </w:p>
    <w:p w14:paraId="60536957" w14:textId="022C02DB" w:rsidR="003766BD" w:rsidRPr="00A85C5D" w:rsidRDefault="005E4DB4" w:rsidP="008E29CA">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 xml:space="preserve">Like </w:t>
      </w:r>
      <w:r w:rsidR="008E29CA" w:rsidRPr="00A85C5D">
        <w:rPr>
          <w:rFonts w:asciiTheme="minorHAnsi" w:eastAsia="System Font" w:hAnsiTheme="minorHAnsi" w:cs="System Font"/>
          <w:color w:val="000000" w:themeColor="text1"/>
          <w:sz w:val="22"/>
          <w:szCs w:val="22"/>
          <w:lang w:val="en-GB"/>
        </w:rPr>
        <w:t>many</w:t>
      </w:r>
      <w:r w:rsidRPr="00A85C5D">
        <w:rPr>
          <w:rFonts w:asciiTheme="minorHAnsi" w:eastAsia="System Font" w:hAnsiTheme="minorHAnsi" w:cs="System Font"/>
          <w:color w:val="000000" w:themeColor="text1"/>
          <w:sz w:val="22"/>
          <w:szCs w:val="22"/>
          <w:lang w:val="en-GB"/>
        </w:rPr>
        <w:t xml:space="preserve"> regions in medieval Northern Europe, Dithmarschen had its own</w:t>
      </w:r>
      <w:r w:rsidR="003766BD" w:rsidRPr="00A85C5D">
        <w:rPr>
          <w:rFonts w:asciiTheme="minorHAnsi" w:eastAsia="System Font" w:hAnsiTheme="minorHAnsi" w:cs="System Font"/>
          <w:color w:val="000000" w:themeColor="text1"/>
          <w:sz w:val="22"/>
          <w:szCs w:val="22"/>
          <w:lang w:val="en-GB"/>
        </w:rPr>
        <w:t xml:space="preserve"> </w:t>
      </w:r>
      <w:r w:rsidR="008E29CA" w:rsidRPr="00A85C5D">
        <w:rPr>
          <w:rFonts w:asciiTheme="minorHAnsi" w:eastAsia="System Font" w:hAnsiTheme="minorHAnsi" w:cs="System Font"/>
          <w:color w:val="000000" w:themeColor="text1"/>
          <w:sz w:val="22"/>
          <w:szCs w:val="22"/>
          <w:lang w:val="en-GB"/>
        </w:rPr>
        <w:t xml:space="preserve">‘Land law’, </w:t>
      </w:r>
      <w:r w:rsidR="009E3962" w:rsidRPr="00A85C5D">
        <w:rPr>
          <w:rFonts w:asciiTheme="minorHAnsi" w:eastAsia="System Font" w:hAnsiTheme="minorHAnsi" w:cs="System Font"/>
          <w:color w:val="000000" w:themeColor="text1"/>
          <w:sz w:val="22"/>
          <w:szCs w:val="22"/>
          <w:lang w:val="en-GB"/>
        </w:rPr>
        <w:t>based on generally accepted legal</w:t>
      </w:r>
      <w:r w:rsidR="004C4A92" w:rsidRPr="00A85C5D">
        <w:rPr>
          <w:rFonts w:asciiTheme="minorHAnsi" w:eastAsia="System Font" w:hAnsiTheme="minorHAnsi" w:cs="System Font"/>
          <w:color w:val="000000" w:themeColor="text1"/>
          <w:sz w:val="22"/>
          <w:szCs w:val="22"/>
          <w:lang w:val="en-GB"/>
        </w:rPr>
        <w:t xml:space="preserve"> </w:t>
      </w:r>
      <w:r w:rsidR="009E3962" w:rsidRPr="00A85C5D">
        <w:rPr>
          <w:rFonts w:asciiTheme="minorHAnsi" w:eastAsia="System Font" w:hAnsiTheme="minorHAnsi" w:cs="System Font"/>
          <w:color w:val="000000" w:themeColor="text1"/>
          <w:sz w:val="22"/>
          <w:szCs w:val="22"/>
          <w:lang w:val="en-GB"/>
        </w:rPr>
        <w:t xml:space="preserve">customs and conventions. </w:t>
      </w:r>
      <w:r w:rsidR="004C4A92" w:rsidRPr="00A85C5D">
        <w:rPr>
          <w:rFonts w:asciiTheme="minorHAnsi" w:eastAsia="System Font" w:hAnsiTheme="minorHAnsi" w:cs="System Font"/>
          <w:color w:val="000000" w:themeColor="text1"/>
          <w:sz w:val="22"/>
          <w:szCs w:val="22"/>
          <w:lang w:val="en-GB"/>
        </w:rPr>
        <w:t>In 1447, these legal customs</w:t>
      </w:r>
      <w:r w:rsidR="003766BD" w:rsidRPr="00A85C5D">
        <w:rPr>
          <w:rFonts w:asciiTheme="minorHAnsi" w:eastAsia="System Font" w:hAnsiTheme="minorHAnsi" w:cs="System Font"/>
          <w:color w:val="000000" w:themeColor="text1"/>
          <w:sz w:val="22"/>
          <w:szCs w:val="22"/>
          <w:lang w:val="en-GB"/>
        </w:rPr>
        <w:t xml:space="preserve"> </w:t>
      </w:r>
      <w:r w:rsidR="004C4A92" w:rsidRPr="00A85C5D">
        <w:rPr>
          <w:rFonts w:asciiTheme="minorHAnsi" w:eastAsia="System Font" w:hAnsiTheme="minorHAnsi" w:cs="System Font"/>
          <w:color w:val="000000" w:themeColor="text1"/>
          <w:sz w:val="22"/>
          <w:szCs w:val="22"/>
          <w:lang w:val="en-GB"/>
        </w:rPr>
        <w:t>were</w:t>
      </w:r>
      <w:r w:rsidR="009E3962" w:rsidRPr="00A85C5D">
        <w:rPr>
          <w:rFonts w:asciiTheme="minorHAnsi" w:eastAsia="System Font" w:hAnsiTheme="minorHAnsi" w:cs="System Font"/>
          <w:color w:val="000000" w:themeColor="text1"/>
          <w:sz w:val="22"/>
          <w:szCs w:val="22"/>
          <w:lang w:val="en-GB"/>
        </w:rPr>
        <w:t xml:space="preserve"> </w:t>
      </w:r>
      <w:r w:rsidR="004C4A92" w:rsidRPr="00A85C5D">
        <w:rPr>
          <w:rFonts w:asciiTheme="minorHAnsi" w:eastAsia="System Font" w:hAnsiTheme="minorHAnsi" w:cs="System Font"/>
          <w:color w:val="000000" w:themeColor="text1"/>
          <w:sz w:val="22"/>
          <w:szCs w:val="22"/>
          <w:lang w:val="en-GB"/>
        </w:rPr>
        <w:t xml:space="preserve">written down in Low German and </w:t>
      </w:r>
      <w:r w:rsidR="003766BD" w:rsidRPr="00A85C5D">
        <w:rPr>
          <w:rFonts w:asciiTheme="minorHAnsi" w:eastAsia="System Font" w:hAnsiTheme="minorHAnsi" w:cs="System Font"/>
          <w:color w:val="000000" w:themeColor="text1"/>
          <w:sz w:val="22"/>
          <w:szCs w:val="22"/>
          <w:lang w:val="en-GB"/>
        </w:rPr>
        <w:t xml:space="preserve">codified in the </w:t>
      </w:r>
      <w:r w:rsidR="00171C32" w:rsidRPr="00A85C5D">
        <w:rPr>
          <w:rFonts w:asciiTheme="minorHAnsi" w:eastAsia="System Font" w:hAnsiTheme="minorHAnsi" w:cs="System Font"/>
          <w:color w:val="000000" w:themeColor="text1"/>
          <w:sz w:val="22"/>
          <w:szCs w:val="22"/>
          <w:lang w:val="en-GB"/>
        </w:rPr>
        <w:t>‘Land Law of Dithmarschen’ (</w:t>
      </w:r>
      <w:r w:rsidR="00171C32" w:rsidRPr="00A85C5D">
        <w:rPr>
          <w:rFonts w:asciiTheme="minorHAnsi" w:eastAsia="System Font" w:hAnsiTheme="minorHAnsi" w:cs="System Font"/>
          <w:i/>
          <w:color w:val="000000" w:themeColor="text1"/>
          <w:sz w:val="22"/>
          <w:szCs w:val="22"/>
          <w:lang w:val="en-GB"/>
        </w:rPr>
        <w:t>Dithmarscher Landrecht</w:t>
      </w:r>
      <w:r w:rsidR="004C4A92" w:rsidRPr="00A85C5D">
        <w:rPr>
          <w:rFonts w:asciiTheme="minorHAnsi" w:eastAsia="System Font" w:hAnsiTheme="minorHAnsi" w:cs="System Font"/>
          <w:color w:val="000000" w:themeColor="text1"/>
          <w:sz w:val="22"/>
          <w:szCs w:val="22"/>
          <w:lang w:val="en-GB"/>
        </w:rPr>
        <w:t>)</w:t>
      </w:r>
      <w:r w:rsidR="003766BD" w:rsidRPr="00A85C5D">
        <w:rPr>
          <w:rFonts w:asciiTheme="minorHAnsi" w:eastAsia="System Font" w:hAnsiTheme="minorHAnsi" w:cs="System Font"/>
          <w:color w:val="000000" w:themeColor="text1"/>
          <w:sz w:val="22"/>
          <w:szCs w:val="22"/>
          <w:lang w:val="en-GB"/>
        </w:rPr>
        <w:t xml:space="preserve">. </w:t>
      </w:r>
      <w:r w:rsidR="003819EE" w:rsidRPr="00A85C5D">
        <w:rPr>
          <w:rFonts w:asciiTheme="minorHAnsi" w:eastAsia="System Font" w:hAnsiTheme="minorHAnsi" w:cs="System Font"/>
          <w:color w:val="000000" w:themeColor="text1"/>
          <w:sz w:val="22"/>
          <w:szCs w:val="22"/>
          <w:lang w:val="en-GB"/>
        </w:rPr>
        <w:t>This first redaction of the law survives in one single manuscript; two further manuscripts have been lost.</w:t>
      </w:r>
    </w:p>
    <w:p w14:paraId="7AFD0E23" w14:textId="77777777" w:rsidR="003766BD" w:rsidRPr="00A85C5D" w:rsidRDefault="003766BD" w:rsidP="003766BD">
      <w:pPr>
        <w:widowControl w:val="0"/>
        <w:autoSpaceDE w:val="0"/>
        <w:autoSpaceDN w:val="0"/>
        <w:adjustRightInd w:val="0"/>
        <w:rPr>
          <w:rFonts w:asciiTheme="minorHAnsi" w:eastAsia="System Font" w:hAnsiTheme="minorHAnsi" w:cs="System Font"/>
          <w:color w:val="000000" w:themeColor="text1"/>
          <w:sz w:val="22"/>
          <w:szCs w:val="22"/>
          <w:lang w:val="en-GB"/>
        </w:rPr>
      </w:pPr>
    </w:p>
    <w:p w14:paraId="1B41B52D" w14:textId="22CDF042" w:rsidR="004C5DB6" w:rsidRPr="00A85C5D" w:rsidRDefault="003766BD" w:rsidP="003766BD">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 xml:space="preserve">A second redaction </w:t>
      </w:r>
      <w:r w:rsidR="00886211" w:rsidRPr="00A85C5D">
        <w:rPr>
          <w:rFonts w:asciiTheme="minorHAnsi" w:eastAsia="System Font" w:hAnsiTheme="minorHAnsi" w:cs="System Font"/>
          <w:color w:val="000000" w:themeColor="text1"/>
          <w:sz w:val="22"/>
          <w:szCs w:val="22"/>
          <w:lang w:val="en-GB"/>
        </w:rPr>
        <w:t>of the law, the</w:t>
      </w:r>
      <w:r w:rsidR="00171C32" w:rsidRPr="00A85C5D">
        <w:rPr>
          <w:rFonts w:asciiTheme="minorHAnsi" w:eastAsia="System Font" w:hAnsiTheme="minorHAnsi" w:cs="System Font"/>
          <w:color w:val="000000" w:themeColor="text1"/>
          <w:sz w:val="22"/>
          <w:szCs w:val="22"/>
          <w:lang w:val="en-GB"/>
        </w:rPr>
        <w:t xml:space="preserve"> so-called ‘Second </w:t>
      </w:r>
      <w:r w:rsidR="00745917" w:rsidRPr="00A85C5D">
        <w:rPr>
          <w:rFonts w:asciiTheme="minorHAnsi" w:eastAsia="System Font" w:hAnsiTheme="minorHAnsi" w:cs="System Font"/>
          <w:color w:val="000000" w:themeColor="text1"/>
          <w:sz w:val="22"/>
          <w:szCs w:val="22"/>
          <w:lang w:val="en-GB"/>
        </w:rPr>
        <w:t xml:space="preserve">Land </w:t>
      </w:r>
      <w:r w:rsidR="00171C32" w:rsidRPr="00A85C5D">
        <w:rPr>
          <w:rFonts w:asciiTheme="minorHAnsi" w:eastAsia="System Font" w:hAnsiTheme="minorHAnsi" w:cs="System Font"/>
          <w:color w:val="000000" w:themeColor="text1"/>
          <w:sz w:val="22"/>
          <w:szCs w:val="22"/>
          <w:lang w:val="en-GB"/>
        </w:rPr>
        <w:t>Law of Dithmarschen’ (</w:t>
      </w:r>
      <w:r w:rsidR="00886211" w:rsidRPr="00A85C5D">
        <w:rPr>
          <w:rFonts w:asciiTheme="minorHAnsi" w:eastAsia="System Font" w:hAnsiTheme="minorHAnsi" w:cs="System Font"/>
          <w:i/>
          <w:color w:val="000000" w:themeColor="text1"/>
          <w:sz w:val="22"/>
          <w:szCs w:val="22"/>
          <w:lang w:val="en-GB"/>
        </w:rPr>
        <w:t>Zweites Dithmarscher Landrecht</w:t>
      </w:r>
      <w:r w:rsidR="00171C32" w:rsidRPr="00A85C5D">
        <w:rPr>
          <w:rFonts w:asciiTheme="minorHAnsi" w:eastAsia="System Font" w:hAnsiTheme="minorHAnsi" w:cs="System Font"/>
          <w:color w:val="000000" w:themeColor="text1"/>
          <w:sz w:val="22"/>
          <w:szCs w:val="22"/>
          <w:lang w:val="en-GB"/>
        </w:rPr>
        <w:t>),</w:t>
      </w:r>
      <w:r w:rsidR="00886211" w:rsidRPr="00A85C5D">
        <w:rPr>
          <w:rFonts w:asciiTheme="minorHAnsi" w:eastAsia="System Font" w:hAnsiTheme="minorHAnsi" w:cs="System Font"/>
          <w:color w:val="000000" w:themeColor="text1"/>
          <w:sz w:val="22"/>
          <w:szCs w:val="22"/>
          <w:lang w:val="en-GB"/>
        </w:rPr>
        <w:t xml:space="preserve"> </w:t>
      </w:r>
      <w:r w:rsidRPr="00A85C5D">
        <w:rPr>
          <w:rFonts w:asciiTheme="minorHAnsi" w:eastAsia="System Font" w:hAnsiTheme="minorHAnsi" w:cs="System Font"/>
          <w:color w:val="000000" w:themeColor="text1"/>
          <w:sz w:val="22"/>
          <w:szCs w:val="22"/>
          <w:lang w:val="en-GB"/>
        </w:rPr>
        <w:t>was compiled between 1467 and 1480.</w:t>
      </w:r>
      <w:r w:rsidR="005411E8" w:rsidRPr="00A85C5D">
        <w:rPr>
          <w:rFonts w:asciiTheme="minorHAnsi" w:eastAsia="System Font" w:hAnsiTheme="minorHAnsi" w:cs="System Font"/>
          <w:color w:val="000000" w:themeColor="text1"/>
          <w:sz w:val="22"/>
          <w:szCs w:val="22"/>
          <w:lang w:val="en-GB"/>
        </w:rPr>
        <w:t xml:space="preserve"> The second redaction of the law was </w:t>
      </w:r>
      <w:r w:rsidR="00465019" w:rsidRPr="00A85C5D">
        <w:rPr>
          <w:rFonts w:asciiTheme="minorHAnsi" w:eastAsia="System Font" w:hAnsiTheme="minorHAnsi" w:cs="System Font"/>
          <w:color w:val="000000" w:themeColor="text1"/>
          <w:sz w:val="22"/>
          <w:szCs w:val="22"/>
          <w:lang w:val="en-GB"/>
        </w:rPr>
        <w:t xml:space="preserve">first </w:t>
      </w:r>
      <w:r w:rsidR="005411E8" w:rsidRPr="00A85C5D">
        <w:rPr>
          <w:rFonts w:asciiTheme="minorHAnsi" w:eastAsia="System Font" w:hAnsiTheme="minorHAnsi" w:cs="System Font"/>
          <w:color w:val="000000" w:themeColor="text1"/>
          <w:sz w:val="22"/>
          <w:szCs w:val="22"/>
          <w:lang w:val="en-GB"/>
        </w:rPr>
        <w:t>printed</w:t>
      </w:r>
      <w:r w:rsidR="004C4A92" w:rsidRPr="00A85C5D">
        <w:rPr>
          <w:rFonts w:asciiTheme="minorHAnsi" w:eastAsia="System Font" w:hAnsiTheme="minorHAnsi" w:cs="System Font"/>
          <w:color w:val="000000" w:themeColor="text1"/>
          <w:sz w:val="22"/>
          <w:szCs w:val="22"/>
          <w:lang w:val="en-GB"/>
        </w:rPr>
        <w:t xml:space="preserve"> by </w:t>
      </w:r>
      <w:r w:rsidR="00DF0FD5" w:rsidRPr="00A85C5D">
        <w:rPr>
          <w:rFonts w:asciiTheme="minorHAnsi" w:eastAsia="System Font" w:hAnsiTheme="minorHAnsi" w:cs="System Font"/>
          <w:color w:val="000000" w:themeColor="text1"/>
          <w:sz w:val="22"/>
          <w:szCs w:val="22"/>
          <w:lang w:val="en-GB"/>
        </w:rPr>
        <w:t xml:space="preserve">the printer </w:t>
      </w:r>
      <w:r w:rsidR="009B76B5" w:rsidRPr="00A85C5D">
        <w:rPr>
          <w:rFonts w:asciiTheme="minorHAnsi" w:eastAsia="System Font" w:hAnsiTheme="minorHAnsi" w:cs="System Font"/>
          <w:color w:val="000000" w:themeColor="text1"/>
          <w:sz w:val="22"/>
          <w:szCs w:val="22"/>
          <w:lang w:val="en-GB"/>
        </w:rPr>
        <w:t>Steffen Arndes</w:t>
      </w:r>
      <w:r w:rsidR="00DF0FD5" w:rsidRPr="00A85C5D">
        <w:rPr>
          <w:rFonts w:asciiTheme="minorHAnsi" w:eastAsia="System Font" w:hAnsiTheme="minorHAnsi" w:cs="System Font"/>
          <w:color w:val="000000" w:themeColor="text1"/>
          <w:sz w:val="22"/>
          <w:szCs w:val="22"/>
          <w:lang w:val="en-GB"/>
        </w:rPr>
        <w:t>, either</w:t>
      </w:r>
      <w:r w:rsidR="009B76B5" w:rsidRPr="00A85C5D">
        <w:rPr>
          <w:rFonts w:asciiTheme="minorHAnsi" w:eastAsia="System Font" w:hAnsiTheme="minorHAnsi" w:cs="System Font"/>
          <w:color w:val="000000" w:themeColor="text1"/>
          <w:sz w:val="22"/>
          <w:szCs w:val="22"/>
          <w:lang w:val="en-GB"/>
        </w:rPr>
        <w:t xml:space="preserve"> </w:t>
      </w:r>
      <w:r w:rsidR="004C4A92" w:rsidRPr="00A85C5D">
        <w:rPr>
          <w:rFonts w:asciiTheme="minorHAnsi" w:eastAsia="System Font" w:hAnsiTheme="minorHAnsi" w:cs="System Font"/>
          <w:color w:val="000000" w:themeColor="text1"/>
          <w:sz w:val="22"/>
          <w:szCs w:val="22"/>
          <w:lang w:val="en-GB"/>
        </w:rPr>
        <w:t>in</w:t>
      </w:r>
      <w:r w:rsidR="00E34E0F" w:rsidRPr="00A85C5D">
        <w:rPr>
          <w:rFonts w:asciiTheme="minorHAnsi" w:eastAsia="System Font" w:hAnsiTheme="minorHAnsi" w:cs="System Font"/>
          <w:color w:val="000000" w:themeColor="text1"/>
          <w:sz w:val="22"/>
          <w:szCs w:val="22"/>
          <w:lang w:val="en-GB"/>
        </w:rPr>
        <w:t xml:space="preserve"> Schleswig or</w:t>
      </w:r>
      <w:r w:rsidR="004C4A92" w:rsidRPr="00A85C5D">
        <w:rPr>
          <w:rFonts w:asciiTheme="minorHAnsi" w:eastAsia="System Font" w:hAnsiTheme="minorHAnsi" w:cs="System Font"/>
          <w:color w:val="000000" w:themeColor="text1"/>
          <w:sz w:val="22"/>
          <w:szCs w:val="22"/>
          <w:lang w:val="en-GB"/>
        </w:rPr>
        <w:t xml:space="preserve"> </w:t>
      </w:r>
      <w:r w:rsidR="00DF0FD5" w:rsidRPr="00A85C5D">
        <w:rPr>
          <w:rFonts w:asciiTheme="minorHAnsi" w:eastAsia="System Font" w:hAnsiTheme="minorHAnsi" w:cs="System Font"/>
          <w:color w:val="000000" w:themeColor="text1"/>
          <w:sz w:val="22"/>
          <w:szCs w:val="22"/>
          <w:lang w:val="en-GB"/>
        </w:rPr>
        <w:t xml:space="preserve">in </w:t>
      </w:r>
      <w:r w:rsidR="004C4A92" w:rsidRPr="00A85C5D">
        <w:rPr>
          <w:rFonts w:asciiTheme="minorHAnsi" w:eastAsia="System Font" w:hAnsiTheme="minorHAnsi" w:cs="System Font"/>
          <w:color w:val="000000" w:themeColor="text1"/>
          <w:sz w:val="22"/>
          <w:szCs w:val="22"/>
          <w:lang w:val="en-GB"/>
        </w:rPr>
        <w:t>Lü</w:t>
      </w:r>
      <w:r w:rsidR="002272B8" w:rsidRPr="00A85C5D">
        <w:rPr>
          <w:rFonts w:asciiTheme="minorHAnsi" w:eastAsia="System Font" w:hAnsiTheme="minorHAnsi" w:cs="System Font"/>
          <w:color w:val="000000" w:themeColor="text1"/>
          <w:sz w:val="22"/>
          <w:szCs w:val="22"/>
          <w:lang w:val="en-GB"/>
        </w:rPr>
        <w:t>beck</w:t>
      </w:r>
      <w:r w:rsidR="00DF0FD5" w:rsidRPr="00A85C5D">
        <w:rPr>
          <w:rFonts w:asciiTheme="minorHAnsi" w:eastAsia="System Font" w:hAnsiTheme="minorHAnsi" w:cs="System Font"/>
          <w:color w:val="000000" w:themeColor="text1"/>
          <w:sz w:val="22"/>
          <w:szCs w:val="22"/>
          <w:lang w:val="en-GB"/>
        </w:rPr>
        <w:t>,</w:t>
      </w:r>
      <w:r w:rsidR="005411E8" w:rsidRPr="00A85C5D">
        <w:rPr>
          <w:rFonts w:asciiTheme="minorHAnsi" w:eastAsia="System Font" w:hAnsiTheme="minorHAnsi" w:cs="System Font"/>
          <w:color w:val="000000" w:themeColor="text1"/>
          <w:sz w:val="22"/>
          <w:szCs w:val="22"/>
          <w:lang w:val="en-GB"/>
        </w:rPr>
        <w:t xml:space="preserve"> in</w:t>
      </w:r>
      <w:r w:rsidR="002A7CFE" w:rsidRPr="00A85C5D">
        <w:rPr>
          <w:rFonts w:asciiTheme="minorHAnsi" w:eastAsia="System Font" w:hAnsiTheme="minorHAnsi" w:cs="System Font"/>
          <w:color w:val="000000" w:themeColor="text1"/>
          <w:sz w:val="22"/>
          <w:szCs w:val="22"/>
          <w:lang w:val="en-GB"/>
        </w:rPr>
        <w:t xml:space="preserve"> </w:t>
      </w:r>
      <w:r w:rsidR="00A4426A" w:rsidRPr="00A85C5D">
        <w:rPr>
          <w:rFonts w:asciiTheme="minorHAnsi" w:eastAsia="System Font" w:hAnsiTheme="minorHAnsi" w:cs="System Font"/>
          <w:color w:val="000000" w:themeColor="text1"/>
          <w:sz w:val="22"/>
          <w:szCs w:val="22"/>
          <w:lang w:val="en-GB"/>
        </w:rPr>
        <w:t>1487</w:t>
      </w:r>
      <w:ins w:id="30" w:author="Sean Vrieland" w:date="2023-12-27T09:17:00Z">
        <w:r w:rsidR="00B42597">
          <w:rPr>
            <w:rFonts w:asciiTheme="minorHAnsi" w:eastAsia="System Font" w:hAnsiTheme="minorHAnsi" w:cs="System Font"/>
            <w:color w:val="000000" w:themeColor="text1"/>
            <w:sz w:val="22"/>
            <w:szCs w:val="22"/>
            <w:lang w:val="en-GB"/>
          </w:rPr>
          <w:t xml:space="preserve"> </w:t>
        </w:r>
      </w:ins>
      <w:del w:id="31" w:author="Sean Vrieland" w:date="2023-12-27T09:17:00Z">
        <w:r w:rsidR="00A4426A" w:rsidRPr="00A85C5D" w:rsidDel="00B42597">
          <w:rPr>
            <w:rFonts w:asciiTheme="minorHAnsi" w:eastAsia="System Font" w:hAnsiTheme="minorHAnsi" w:cs="System Font"/>
            <w:color w:val="000000" w:themeColor="text1"/>
            <w:sz w:val="22"/>
            <w:szCs w:val="22"/>
            <w:lang w:val="en-GB"/>
          </w:rPr>
          <w:delText>/</w:delText>
        </w:r>
      </w:del>
      <w:ins w:id="32" w:author="Sean Vrieland" w:date="2023-12-27T09:17:00Z">
        <w:r w:rsidR="00B42597">
          <w:rPr>
            <w:rFonts w:asciiTheme="minorHAnsi" w:eastAsia="System Font" w:hAnsiTheme="minorHAnsi" w:cs="System Font"/>
            <w:color w:val="000000" w:themeColor="text1"/>
            <w:sz w:val="22"/>
            <w:szCs w:val="22"/>
            <w:lang w:val="en-GB"/>
          </w:rPr>
          <w:t>or 14</w:t>
        </w:r>
      </w:ins>
      <w:r w:rsidR="00A4426A" w:rsidRPr="00A85C5D">
        <w:rPr>
          <w:rFonts w:asciiTheme="minorHAnsi" w:eastAsia="System Font" w:hAnsiTheme="minorHAnsi" w:cs="System Font"/>
          <w:color w:val="000000" w:themeColor="text1"/>
          <w:sz w:val="22"/>
          <w:szCs w:val="22"/>
          <w:lang w:val="en-GB"/>
        </w:rPr>
        <w:t>88</w:t>
      </w:r>
      <w:r w:rsidR="002A7CFE" w:rsidRPr="00A85C5D">
        <w:rPr>
          <w:rFonts w:asciiTheme="minorHAnsi" w:eastAsia="System Font" w:hAnsiTheme="minorHAnsi" w:cs="System Font"/>
          <w:color w:val="000000" w:themeColor="text1"/>
          <w:sz w:val="22"/>
          <w:szCs w:val="22"/>
          <w:lang w:val="en-GB"/>
        </w:rPr>
        <w:t xml:space="preserve">. </w:t>
      </w:r>
      <w:r w:rsidR="00465019" w:rsidRPr="00A85C5D">
        <w:rPr>
          <w:rFonts w:asciiTheme="minorHAnsi" w:eastAsia="System Font" w:hAnsiTheme="minorHAnsi" w:cs="System Font"/>
          <w:color w:val="000000" w:themeColor="text1"/>
          <w:sz w:val="22"/>
          <w:szCs w:val="22"/>
          <w:lang w:val="en-GB"/>
        </w:rPr>
        <w:t>However, o</w:t>
      </w:r>
      <w:r w:rsidR="008E29CA" w:rsidRPr="00A85C5D">
        <w:rPr>
          <w:rFonts w:asciiTheme="minorHAnsi" w:eastAsia="System Font" w:hAnsiTheme="minorHAnsi" w:cs="System Font"/>
          <w:color w:val="000000" w:themeColor="text1"/>
          <w:sz w:val="22"/>
          <w:szCs w:val="22"/>
          <w:lang w:val="en-GB"/>
        </w:rPr>
        <w:t>nly</w:t>
      </w:r>
      <w:r w:rsidR="004C4A92" w:rsidRPr="00A85C5D">
        <w:rPr>
          <w:rFonts w:asciiTheme="minorHAnsi" w:eastAsia="System Font" w:hAnsiTheme="minorHAnsi" w:cs="System Font"/>
          <w:color w:val="000000" w:themeColor="text1"/>
          <w:sz w:val="22"/>
          <w:szCs w:val="22"/>
          <w:lang w:val="en-GB"/>
        </w:rPr>
        <w:t xml:space="preserve"> fragments of </w:t>
      </w:r>
      <w:r w:rsidR="00465019" w:rsidRPr="00A85C5D">
        <w:rPr>
          <w:rFonts w:asciiTheme="minorHAnsi" w:eastAsia="System Font" w:hAnsiTheme="minorHAnsi" w:cs="System Font"/>
          <w:color w:val="000000" w:themeColor="text1"/>
          <w:sz w:val="22"/>
          <w:szCs w:val="22"/>
          <w:lang w:val="en-GB"/>
        </w:rPr>
        <w:t>the first print</w:t>
      </w:r>
      <w:r w:rsidR="004C4A92" w:rsidRPr="00A85C5D">
        <w:rPr>
          <w:rFonts w:asciiTheme="minorHAnsi" w:eastAsia="System Font" w:hAnsiTheme="minorHAnsi" w:cs="System Font"/>
          <w:color w:val="000000" w:themeColor="text1"/>
          <w:sz w:val="22"/>
          <w:szCs w:val="22"/>
          <w:lang w:val="en-GB"/>
        </w:rPr>
        <w:t xml:space="preserve"> survive </w:t>
      </w:r>
      <w:r w:rsidR="00974F44" w:rsidRPr="00A85C5D">
        <w:rPr>
          <w:rFonts w:asciiTheme="minorHAnsi" w:eastAsia="System Font" w:hAnsiTheme="minorHAnsi" w:cs="System Font"/>
          <w:color w:val="000000" w:themeColor="text1"/>
          <w:sz w:val="22"/>
          <w:szCs w:val="22"/>
          <w:lang w:val="en-GB"/>
        </w:rPr>
        <w:t>today which are</w:t>
      </w:r>
      <w:r w:rsidR="004C4A92" w:rsidRPr="00A85C5D">
        <w:rPr>
          <w:rFonts w:asciiTheme="minorHAnsi" w:eastAsia="System Font" w:hAnsiTheme="minorHAnsi" w:cs="System Font"/>
          <w:color w:val="000000" w:themeColor="text1"/>
          <w:sz w:val="22"/>
          <w:szCs w:val="22"/>
          <w:lang w:val="en-GB"/>
        </w:rPr>
        <w:t xml:space="preserve"> kept in Hamburg State and University Library and Kiel University Library</w:t>
      </w:r>
      <w:r w:rsidR="009B76B5" w:rsidRPr="00A85C5D">
        <w:rPr>
          <w:rFonts w:asciiTheme="minorHAnsi" w:eastAsia="System Font" w:hAnsiTheme="minorHAnsi" w:cs="System Font"/>
          <w:color w:val="000000" w:themeColor="text1"/>
          <w:sz w:val="22"/>
          <w:szCs w:val="22"/>
          <w:lang w:val="en-GB"/>
        </w:rPr>
        <w:t xml:space="preserve">. </w:t>
      </w:r>
      <w:r w:rsidR="00745917" w:rsidRPr="00A85C5D">
        <w:rPr>
          <w:rFonts w:asciiTheme="minorHAnsi" w:eastAsia="System Font" w:hAnsiTheme="minorHAnsi" w:cs="System Font"/>
          <w:color w:val="000000" w:themeColor="text1"/>
          <w:sz w:val="22"/>
          <w:szCs w:val="22"/>
          <w:lang w:val="en-GB"/>
        </w:rPr>
        <w:t>The</w:t>
      </w:r>
      <w:r w:rsidR="004C5DB6" w:rsidRPr="00A85C5D">
        <w:rPr>
          <w:rFonts w:asciiTheme="minorHAnsi" w:eastAsia="System Font" w:hAnsiTheme="minorHAnsi" w:cs="System Font"/>
          <w:color w:val="000000" w:themeColor="text1"/>
          <w:sz w:val="22"/>
          <w:szCs w:val="22"/>
          <w:lang w:val="en-GB"/>
        </w:rPr>
        <w:t xml:space="preserve"> second </w:t>
      </w:r>
      <w:r w:rsidR="00745917" w:rsidRPr="00A85C5D">
        <w:rPr>
          <w:rFonts w:asciiTheme="minorHAnsi" w:eastAsia="System Font" w:hAnsiTheme="minorHAnsi" w:cs="System Font"/>
          <w:color w:val="000000" w:themeColor="text1"/>
          <w:sz w:val="22"/>
          <w:szCs w:val="22"/>
          <w:lang w:val="en-GB"/>
        </w:rPr>
        <w:t xml:space="preserve">redaction was printed again </w:t>
      </w:r>
      <w:r w:rsidR="00E34E0F" w:rsidRPr="00A85C5D">
        <w:rPr>
          <w:rFonts w:asciiTheme="minorHAnsi" w:eastAsia="System Font" w:hAnsiTheme="minorHAnsi" w:cs="System Font"/>
          <w:color w:val="000000" w:themeColor="text1"/>
          <w:sz w:val="22"/>
          <w:szCs w:val="22"/>
          <w:lang w:val="en-GB"/>
        </w:rPr>
        <w:t>by</w:t>
      </w:r>
      <w:r w:rsidR="00DF0FD5" w:rsidRPr="00A85C5D">
        <w:rPr>
          <w:rFonts w:asciiTheme="minorHAnsi" w:eastAsia="System Font" w:hAnsiTheme="minorHAnsi" w:cs="System Font"/>
          <w:color w:val="000000" w:themeColor="text1"/>
          <w:sz w:val="22"/>
          <w:szCs w:val="22"/>
          <w:lang w:val="en-GB"/>
        </w:rPr>
        <w:t xml:space="preserve"> the printer</w:t>
      </w:r>
      <w:r w:rsidR="00E34E0F" w:rsidRPr="00A85C5D">
        <w:rPr>
          <w:rFonts w:asciiTheme="minorHAnsi" w:eastAsia="System Font" w:hAnsiTheme="minorHAnsi" w:cs="System Font"/>
          <w:color w:val="000000" w:themeColor="text1"/>
          <w:sz w:val="22"/>
          <w:szCs w:val="22"/>
          <w:lang w:val="en-GB"/>
        </w:rPr>
        <w:t xml:space="preserve"> Johann Balhorn </w:t>
      </w:r>
      <w:r w:rsidR="00745917" w:rsidRPr="00A85C5D">
        <w:rPr>
          <w:rFonts w:asciiTheme="minorHAnsi" w:eastAsia="System Font" w:hAnsiTheme="minorHAnsi" w:cs="System Font"/>
          <w:color w:val="000000" w:themeColor="text1"/>
          <w:sz w:val="22"/>
          <w:szCs w:val="22"/>
          <w:lang w:val="en-GB"/>
        </w:rPr>
        <w:t>in Lübeck in 1539.</w:t>
      </w:r>
      <w:r w:rsidR="004C5DB6" w:rsidRPr="00A85C5D">
        <w:rPr>
          <w:rFonts w:asciiTheme="minorHAnsi" w:eastAsia="System Font" w:hAnsiTheme="minorHAnsi" w:cs="System Font"/>
          <w:color w:val="000000" w:themeColor="text1"/>
          <w:sz w:val="22"/>
          <w:szCs w:val="22"/>
          <w:lang w:val="en-GB"/>
        </w:rPr>
        <w:t xml:space="preserve"> </w:t>
      </w:r>
      <w:r w:rsidR="009B76B5" w:rsidRPr="00A85C5D">
        <w:rPr>
          <w:rFonts w:asciiTheme="minorHAnsi" w:eastAsia="System Font" w:hAnsiTheme="minorHAnsi" w:cs="System Font"/>
          <w:color w:val="000000" w:themeColor="text1"/>
          <w:sz w:val="22"/>
          <w:szCs w:val="22"/>
          <w:lang w:val="en-GB"/>
        </w:rPr>
        <w:t>Besi</w:t>
      </w:r>
      <w:r w:rsidR="00745917" w:rsidRPr="00A85C5D">
        <w:rPr>
          <w:rFonts w:asciiTheme="minorHAnsi" w:eastAsia="System Font" w:hAnsiTheme="minorHAnsi" w:cs="System Font"/>
          <w:color w:val="000000" w:themeColor="text1"/>
          <w:sz w:val="22"/>
          <w:szCs w:val="22"/>
          <w:lang w:val="en-GB"/>
        </w:rPr>
        <w:t>des the</w:t>
      </w:r>
      <w:r w:rsidR="004C5DB6" w:rsidRPr="00A85C5D">
        <w:rPr>
          <w:rFonts w:asciiTheme="minorHAnsi" w:eastAsia="System Font" w:hAnsiTheme="minorHAnsi" w:cs="System Font"/>
          <w:color w:val="000000" w:themeColor="text1"/>
          <w:sz w:val="22"/>
          <w:szCs w:val="22"/>
          <w:lang w:val="en-GB"/>
        </w:rPr>
        <w:t xml:space="preserve"> printed exemplars</w:t>
      </w:r>
      <w:r w:rsidR="009B76B5" w:rsidRPr="00A85C5D">
        <w:rPr>
          <w:rFonts w:asciiTheme="minorHAnsi" w:eastAsia="System Font" w:hAnsiTheme="minorHAnsi" w:cs="System Font"/>
          <w:color w:val="000000" w:themeColor="text1"/>
          <w:sz w:val="22"/>
          <w:szCs w:val="22"/>
          <w:lang w:val="en-GB"/>
        </w:rPr>
        <w:t xml:space="preserve">, </w:t>
      </w:r>
      <w:r w:rsidR="003819EE" w:rsidRPr="00A85C5D">
        <w:rPr>
          <w:rFonts w:asciiTheme="minorHAnsi" w:eastAsia="System Font" w:hAnsiTheme="minorHAnsi" w:cs="System Font"/>
          <w:color w:val="000000" w:themeColor="text1"/>
          <w:sz w:val="22"/>
          <w:szCs w:val="22"/>
          <w:lang w:val="en-GB"/>
        </w:rPr>
        <w:t>two</w:t>
      </w:r>
      <w:r w:rsidR="004C5DB6" w:rsidRPr="00A85C5D">
        <w:rPr>
          <w:rFonts w:asciiTheme="minorHAnsi" w:eastAsia="System Font" w:hAnsiTheme="minorHAnsi" w:cs="System Font"/>
          <w:color w:val="000000" w:themeColor="text1"/>
          <w:sz w:val="22"/>
          <w:szCs w:val="22"/>
          <w:lang w:val="en-GB"/>
        </w:rPr>
        <w:t xml:space="preserve"> manuscripts preserve the</w:t>
      </w:r>
      <w:r w:rsidR="009B76B5" w:rsidRPr="00A85C5D">
        <w:rPr>
          <w:rFonts w:asciiTheme="minorHAnsi" w:eastAsia="System Font" w:hAnsiTheme="minorHAnsi" w:cs="System Font"/>
          <w:color w:val="000000" w:themeColor="text1"/>
          <w:sz w:val="22"/>
          <w:szCs w:val="22"/>
          <w:lang w:val="en-GB"/>
        </w:rPr>
        <w:t xml:space="preserve"> second</w:t>
      </w:r>
      <w:r w:rsidR="00974F44" w:rsidRPr="00A85C5D">
        <w:rPr>
          <w:rFonts w:asciiTheme="minorHAnsi" w:eastAsia="System Font" w:hAnsiTheme="minorHAnsi" w:cs="System Font"/>
          <w:color w:val="000000" w:themeColor="text1"/>
          <w:sz w:val="22"/>
          <w:szCs w:val="22"/>
          <w:lang w:val="en-GB"/>
        </w:rPr>
        <w:t xml:space="preserve"> redaction</w:t>
      </w:r>
      <w:r w:rsidR="004C5DB6" w:rsidRPr="00A85C5D">
        <w:rPr>
          <w:rFonts w:asciiTheme="minorHAnsi" w:eastAsia="System Font" w:hAnsiTheme="minorHAnsi" w:cs="System Font"/>
          <w:color w:val="000000" w:themeColor="text1"/>
          <w:sz w:val="22"/>
          <w:szCs w:val="22"/>
          <w:lang w:val="en-GB"/>
        </w:rPr>
        <w:t xml:space="preserve"> of the Land Law</w:t>
      </w:r>
      <w:r w:rsidR="003819EE" w:rsidRPr="00A85C5D">
        <w:rPr>
          <w:rFonts w:asciiTheme="minorHAnsi" w:eastAsia="System Font" w:hAnsiTheme="minorHAnsi" w:cs="System Font"/>
          <w:color w:val="000000" w:themeColor="text1"/>
          <w:sz w:val="22"/>
          <w:szCs w:val="22"/>
          <w:lang w:val="en-GB"/>
        </w:rPr>
        <w:t>; a third</w:t>
      </w:r>
      <w:r w:rsidR="00A04E11" w:rsidRPr="00A85C5D">
        <w:rPr>
          <w:rFonts w:asciiTheme="minorHAnsi" w:eastAsia="System Font" w:hAnsiTheme="minorHAnsi" w:cs="System Font"/>
          <w:color w:val="000000" w:themeColor="text1"/>
          <w:sz w:val="22"/>
          <w:szCs w:val="22"/>
          <w:lang w:val="en-GB"/>
        </w:rPr>
        <w:t xml:space="preserve"> </w:t>
      </w:r>
      <w:r w:rsidR="003819EE" w:rsidRPr="00A85C5D">
        <w:rPr>
          <w:rFonts w:asciiTheme="minorHAnsi" w:eastAsia="System Font" w:hAnsiTheme="minorHAnsi" w:cs="System Font"/>
          <w:color w:val="000000" w:themeColor="text1"/>
          <w:sz w:val="22"/>
          <w:szCs w:val="22"/>
          <w:lang w:val="en-GB"/>
        </w:rPr>
        <w:t>manuscript</w:t>
      </w:r>
      <w:r w:rsidR="00A04E11" w:rsidRPr="00A85C5D">
        <w:rPr>
          <w:rFonts w:asciiTheme="minorHAnsi" w:eastAsia="System Font" w:hAnsiTheme="minorHAnsi" w:cs="System Font"/>
          <w:color w:val="000000" w:themeColor="text1"/>
          <w:sz w:val="22"/>
          <w:szCs w:val="22"/>
          <w:lang w:val="en-GB"/>
        </w:rPr>
        <w:t xml:space="preserve"> has been lost</w:t>
      </w:r>
      <w:r w:rsidR="004C5DB6" w:rsidRPr="00A85C5D">
        <w:rPr>
          <w:rFonts w:asciiTheme="minorHAnsi" w:eastAsia="System Font" w:hAnsiTheme="minorHAnsi" w:cs="System Font"/>
          <w:color w:val="000000" w:themeColor="text1"/>
          <w:sz w:val="22"/>
          <w:szCs w:val="22"/>
          <w:lang w:val="en-GB"/>
        </w:rPr>
        <w:t>.</w:t>
      </w:r>
    </w:p>
    <w:p w14:paraId="4BE96FE8" w14:textId="77777777" w:rsidR="004C5DB6" w:rsidRPr="00A85C5D" w:rsidRDefault="004C5DB6" w:rsidP="003766BD">
      <w:pPr>
        <w:widowControl w:val="0"/>
        <w:autoSpaceDE w:val="0"/>
        <w:autoSpaceDN w:val="0"/>
        <w:adjustRightInd w:val="0"/>
        <w:rPr>
          <w:rFonts w:asciiTheme="minorHAnsi" w:eastAsia="System Font" w:hAnsiTheme="minorHAnsi" w:cs="System Font"/>
          <w:color w:val="000000" w:themeColor="text1"/>
          <w:sz w:val="22"/>
          <w:szCs w:val="22"/>
          <w:lang w:val="en-GB"/>
        </w:rPr>
      </w:pPr>
    </w:p>
    <w:p w14:paraId="3F1D20CA" w14:textId="494217FB" w:rsidR="00C6319B" w:rsidRPr="00A85C5D" w:rsidRDefault="009B76B5" w:rsidP="003766BD">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 xml:space="preserve">One of </w:t>
      </w:r>
      <w:r w:rsidR="00A207A9" w:rsidRPr="00A85C5D">
        <w:rPr>
          <w:rFonts w:asciiTheme="minorHAnsi" w:eastAsia="System Font" w:hAnsiTheme="minorHAnsi" w:cs="System Font"/>
          <w:color w:val="000000" w:themeColor="text1"/>
          <w:sz w:val="22"/>
          <w:szCs w:val="22"/>
          <w:lang w:val="en-GB"/>
        </w:rPr>
        <w:t>the surviving two</w:t>
      </w:r>
      <w:r w:rsidRPr="00A85C5D">
        <w:rPr>
          <w:rFonts w:asciiTheme="minorHAnsi" w:eastAsia="System Font" w:hAnsiTheme="minorHAnsi" w:cs="System Font"/>
          <w:color w:val="000000" w:themeColor="text1"/>
          <w:sz w:val="22"/>
          <w:szCs w:val="22"/>
          <w:lang w:val="en-GB"/>
        </w:rPr>
        <w:t xml:space="preserve"> manuscript</w:t>
      </w:r>
      <w:r w:rsidR="00B74028" w:rsidRPr="00A85C5D">
        <w:rPr>
          <w:rFonts w:asciiTheme="minorHAnsi" w:eastAsia="System Font" w:hAnsiTheme="minorHAnsi" w:cs="System Font"/>
          <w:color w:val="000000" w:themeColor="text1"/>
          <w:sz w:val="22"/>
          <w:szCs w:val="22"/>
          <w:lang w:val="en-GB"/>
        </w:rPr>
        <w:t>s</w:t>
      </w:r>
      <w:r w:rsidRPr="00A85C5D">
        <w:rPr>
          <w:rFonts w:asciiTheme="minorHAnsi" w:eastAsia="System Font" w:hAnsiTheme="minorHAnsi" w:cs="System Font"/>
          <w:color w:val="000000" w:themeColor="text1"/>
          <w:sz w:val="22"/>
          <w:szCs w:val="22"/>
          <w:lang w:val="en-GB"/>
        </w:rPr>
        <w:t xml:space="preserve"> is </w:t>
      </w:r>
      <w:r w:rsidR="003766BD" w:rsidRPr="00A85C5D">
        <w:rPr>
          <w:rFonts w:asciiTheme="minorHAnsi" w:eastAsia="System Font" w:hAnsiTheme="minorHAnsi" w:cs="System Font"/>
          <w:color w:val="000000" w:themeColor="text1"/>
          <w:sz w:val="22"/>
          <w:szCs w:val="22"/>
          <w:lang w:val="en-GB"/>
        </w:rPr>
        <w:t>AM 2 4to</w:t>
      </w:r>
      <w:r w:rsidR="008E29CA" w:rsidRPr="00A85C5D">
        <w:rPr>
          <w:rFonts w:asciiTheme="minorHAnsi" w:eastAsia="System Font" w:hAnsiTheme="minorHAnsi" w:cs="System Font"/>
          <w:color w:val="000000" w:themeColor="text1"/>
          <w:sz w:val="22"/>
          <w:szCs w:val="22"/>
          <w:lang w:val="en-GB"/>
        </w:rPr>
        <w:t>. Th</w:t>
      </w:r>
      <w:ins w:id="33" w:author="Sean Vrieland" w:date="2024-03-04T16:01:00Z">
        <w:r w:rsidR="00500A14">
          <w:rPr>
            <w:rFonts w:asciiTheme="minorHAnsi" w:eastAsia="System Font" w:hAnsiTheme="minorHAnsi" w:cs="System Font"/>
            <w:color w:val="000000" w:themeColor="text1"/>
            <w:sz w:val="22"/>
            <w:szCs w:val="22"/>
            <w:lang w:val="en-GB"/>
          </w:rPr>
          <w:t>is</w:t>
        </w:r>
      </w:ins>
      <w:del w:id="34" w:author="Sean Vrieland" w:date="2024-03-04T16:01:00Z">
        <w:r w:rsidR="008E29CA" w:rsidRPr="00A85C5D" w:rsidDel="00500A14">
          <w:rPr>
            <w:rFonts w:asciiTheme="minorHAnsi" w:eastAsia="System Font" w:hAnsiTheme="minorHAnsi" w:cs="System Font"/>
            <w:color w:val="000000" w:themeColor="text1"/>
            <w:sz w:val="22"/>
            <w:szCs w:val="22"/>
            <w:lang w:val="en-GB"/>
          </w:rPr>
          <w:delText>e</w:delText>
        </w:r>
      </w:del>
      <w:r w:rsidR="008E29CA" w:rsidRPr="00A85C5D">
        <w:rPr>
          <w:rFonts w:asciiTheme="minorHAnsi" w:eastAsia="System Font" w:hAnsiTheme="minorHAnsi" w:cs="System Font"/>
          <w:color w:val="000000" w:themeColor="text1"/>
          <w:sz w:val="22"/>
          <w:szCs w:val="22"/>
          <w:lang w:val="en-GB"/>
        </w:rPr>
        <w:t xml:space="preserve"> </w:t>
      </w:r>
      <w:r w:rsidR="00E44DA3" w:rsidRPr="00A85C5D">
        <w:rPr>
          <w:rFonts w:asciiTheme="minorHAnsi" w:eastAsia="System Font" w:hAnsiTheme="minorHAnsi" w:cs="System Font"/>
          <w:color w:val="000000" w:themeColor="text1"/>
          <w:sz w:val="22"/>
          <w:szCs w:val="22"/>
          <w:lang w:val="en-GB"/>
        </w:rPr>
        <w:t xml:space="preserve">composite </w:t>
      </w:r>
      <w:r w:rsidR="008E29CA" w:rsidRPr="00A85C5D">
        <w:rPr>
          <w:rFonts w:asciiTheme="minorHAnsi" w:eastAsia="System Font" w:hAnsiTheme="minorHAnsi" w:cs="System Font"/>
          <w:color w:val="000000" w:themeColor="text1"/>
          <w:sz w:val="22"/>
          <w:szCs w:val="22"/>
          <w:lang w:val="en-GB"/>
        </w:rPr>
        <w:t>codex</w:t>
      </w:r>
      <w:r w:rsidR="003766BD" w:rsidRPr="00A85C5D">
        <w:rPr>
          <w:rFonts w:asciiTheme="minorHAnsi" w:eastAsia="System Font" w:hAnsiTheme="minorHAnsi" w:cs="System Font"/>
          <w:color w:val="000000" w:themeColor="text1"/>
          <w:sz w:val="22"/>
          <w:szCs w:val="22"/>
          <w:lang w:val="en-GB"/>
        </w:rPr>
        <w:t xml:space="preserve"> </w:t>
      </w:r>
      <w:r w:rsidR="0055531D" w:rsidRPr="00A85C5D">
        <w:rPr>
          <w:rFonts w:asciiTheme="minorHAnsi" w:eastAsia="System Font" w:hAnsiTheme="minorHAnsi" w:cs="System Font"/>
          <w:color w:val="000000" w:themeColor="text1"/>
          <w:sz w:val="22"/>
          <w:szCs w:val="22"/>
          <w:lang w:val="en-GB"/>
        </w:rPr>
        <w:t xml:space="preserve">consists partly of parchment (ff. 1–52), partly of paper (ff. 53–73). It </w:t>
      </w:r>
      <w:r w:rsidRPr="00A85C5D">
        <w:rPr>
          <w:rFonts w:asciiTheme="minorHAnsi" w:eastAsia="System Font" w:hAnsiTheme="minorHAnsi" w:cs="System Font"/>
          <w:color w:val="000000" w:themeColor="text1"/>
          <w:sz w:val="22"/>
          <w:szCs w:val="22"/>
          <w:lang w:val="en-GB"/>
        </w:rPr>
        <w:t>contains the</w:t>
      </w:r>
      <w:r w:rsidR="003766BD" w:rsidRPr="00A85C5D">
        <w:rPr>
          <w:rFonts w:asciiTheme="minorHAnsi" w:eastAsia="System Font" w:hAnsiTheme="minorHAnsi" w:cs="System Font"/>
          <w:color w:val="000000" w:themeColor="text1"/>
          <w:sz w:val="22"/>
          <w:szCs w:val="22"/>
          <w:lang w:val="en-GB"/>
        </w:rPr>
        <w:t xml:space="preserve"> </w:t>
      </w:r>
      <w:r w:rsidR="00886211" w:rsidRPr="00A85C5D">
        <w:rPr>
          <w:rFonts w:asciiTheme="minorHAnsi" w:eastAsia="System Font" w:hAnsiTheme="minorHAnsi" w:cs="System Font"/>
          <w:color w:val="000000" w:themeColor="text1"/>
          <w:sz w:val="22"/>
          <w:szCs w:val="22"/>
          <w:lang w:val="en-GB"/>
        </w:rPr>
        <w:t xml:space="preserve">second </w:t>
      </w:r>
      <w:r w:rsidR="00B74028" w:rsidRPr="00A85C5D">
        <w:rPr>
          <w:rFonts w:asciiTheme="minorHAnsi" w:eastAsia="System Font" w:hAnsiTheme="minorHAnsi" w:cs="System Font"/>
          <w:color w:val="000000" w:themeColor="text1"/>
          <w:sz w:val="22"/>
          <w:szCs w:val="22"/>
          <w:lang w:val="en-GB"/>
        </w:rPr>
        <w:t xml:space="preserve">Land Law of Dithmarschen </w:t>
      </w:r>
      <w:r w:rsidR="00886211" w:rsidRPr="00A85C5D">
        <w:rPr>
          <w:rFonts w:asciiTheme="minorHAnsi" w:eastAsia="System Font" w:hAnsiTheme="minorHAnsi" w:cs="System Font"/>
          <w:color w:val="000000" w:themeColor="text1"/>
          <w:sz w:val="22"/>
          <w:szCs w:val="22"/>
          <w:lang w:val="en-GB"/>
        </w:rPr>
        <w:t xml:space="preserve">on ff. </w:t>
      </w:r>
      <w:r w:rsidR="000C13AF" w:rsidRPr="00A85C5D">
        <w:rPr>
          <w:rFonts w:asciiTheme="minorHAnsi" w:eastAsia="System Font" w:hAnsiTheme="minorHAnsi" w:cs="System Font"/>
          <w:color w:val="000000" w:themeColor="text1"/>
          <w:sz w:val="22"/>
          <w:szCs w:val="22"/>
          <w:lang w:val="en-GB"/>
        </w:rPr>
        <w:t>1r–</w:t>
      </w:r>
      <w:r w:rsidR="007F3377" w:rsidRPr="00A85C5D">
        <w:rPr>
          <w:rFonts w:asciiTheme="minorHAnsi" w:eastAsia="System Font" w:hAnsiTheme="minorHAnsi" w:cs="System Font"/>
          <w:color w:val="000000" w:themeColor="text1"/>
          <w:sz w:val="22"/>
          <w:szCs w:val="22"/>
          <w:lang w:val="en-GB"/>
        </w:rPr>
        <w:t>50r</w:t>
      </w:r>
      <w:r w:rsidR="00B74028" w:rsidRPr="00A85C5D">
        <w:rPr>
          <w:rFonts w:asciiTheme="minorHAnsi" w:eastAsia="System Font" w:hAnsiTheme="minorHAnsi" w:cs="System Font"/>
          <w:color w:val="000000" w:themeColor="text1"/>
          <w:sz w:val="22"/>
          <w:szCs w:val="22"/>
          <w:lang w:val="en-GB"/>
        </w:rPr>
        <w:t xml:space="preserve">, followed by </w:t>
      </w:r>
      <w:r w:rsidR="000671AF" w:rsidRPr="00A85C5D">
        <w:rPr>
          <w:rFonts w:asciiTheme="minorHAnsi" w:eastAsia="System Font" w:hAnsiTheme="minorHAnsi" w:cs="System Font"/>
          <w:color w:val="000000" w:themeColor="text1"/>
          <w:sz w:val="22"/>
          <w:szCs w:val="22"/>
          <w:lang w:val="en-GB"/>
        </w:rPr>
        <w:t xml:space="preserve">several minor legal provisions and administrative </w:t>
      </w:r>
      <w:r w:rsidR="0055531D" w:rsidRPr="00A85C5D">
        <w:rPr>
          <w:rFonts w:asciiTheme="minorHAnsi" w:eastAsia="System Font" w:hAnsiTheme="minorHAnsi" w:cs="System Font"/>
          <w:color w:val="000000" w:themeColor="text1"/>
          <w:sz w:val="22"/>
          <w:szCs w:val="22"/>
          <w:lang w:val="en-GB"/>
        </w:rPr>
        <w:t>notes.</w:t>
      </w:r>
      <w:r w:rsidR="0066328C" w:rsidRPr="00A85C5D">
        <w:rPr>
          <w:rFonts w:asciiTheme="minorHAnsi" w:eastAsia="System Font" w:hAnsiTheme="minorHAnsi" w:cs="System Font"/>
          <w:color w:val="000000" w:themeColor="text1"/>
          <w:sz w:val="22"/>
          <w:szCs w:val="22"/>
          <w:lang w:val="en-GB"/>
        </w:rPr>
        <w:t xml:space="preserve"> A later addition on ff. 69r–71</w:t>
      </w:r>
      <w:r w:rsidR="008877E6">
        <w:rPr>
          <w:rFonts w:asciiTheme="minorHAnsi" w:eastAsia="System Font" w:hAnsiTheme="minorHAnsi" w:cs="System Font"/>
          <w:color w:val="000000" w:themeColor="text1"/>
          <w:sz w:val="22"/>
          <w:szCs w:val="22"/>
          <w:lang w:val="en-GB"/>
        </w:rPr>
        <w:t>r</w:t>
      </w:r>
      <w:r w:rsidR="0066328C" w:rsidRPr="00A85C5D">
        <w:rPr>
          <w:rFonts w:asciiTheme="minorHAnsi" w:eastAsia="System Font" w:hAnsiTheme="minorHAnsi" w:cs="System Font"/>
          <w:color w:val="000000" w:themeColor="text1"/>
          <w:sz w:val="22"/>
          <w:szCs w:val="22"/>
          <w:lang w:val="en-GB"/>
        </w:rPr>
        <w:t xml:space="preserve"> is written in Danish and describes the conquest of Dithmarschen by the Kingdom of Denmark in 1559</w:t>
      </w:r>
      <w:del w:id="35" w:author="Sean Vrieland" w:date="2024-03-04T16:01:00Z">
        <w:r w:rsidR="0066328C" w:rsidRPr="00A85C5D" w:rsidDel="00500A14">
          <w:rPr>
            <w:rFonts w:asciiTheme="minorHAnsi" w:eastAsia="System Font" w:hAnsiTheme="minorHAnsi" w:cs="System Font"/>
            <w:color w:val="000000" w:themeColor="text1"/>
            <w:sz w:val="22"/>
            <w:szCs w:val="22"/>
            <w:lang w:val="en-GB"/>
          </w:rPr>
          <w:delText xml:space="preserve"> during the so-called ‘Last Feud’</w:delText>
        </w:r>
      </w:del>
      <w:r w:rsidR="0066328C" w:rsidRPr="00A85C5D">
        <w:rPr>
          <w:rFonts w:asciiTheme="minorHAnsi" w:eastAsia="System Font" w:hAnsiTheme="minorHAnsi" w:cs="System Font"/>
          <w:color w:val="000000" w:themeColor="text1"/>
          <w:sz w:val="22"/>
          <w:szCs w:val="22"/>
          <w:lang w:val="en-GB"/>
        </w:rPr>
        <w:t>.</w:t>
      </w:r>
    </w:p>
    <w:p w14:paraId="0434FDED" w14:textId="77777777" w:rsidR="009E15C7" w:rsidRPr="00A85C5D" w:rsidRDefault="009E15C7" w:rsidP="003766BD">
      <w:pPr>
        <w:widowControl w:val="0"/>
        <w:autoSpaceDE w:val="0"/>
        <w:autoSpaceDN w:val="0"/>
        <w:adjustRightInd w:val="0"/>
        <w:rPr>
          <w:rFonts w:asciiTheme="minorHAnsi" w:eastAsia="System Font" w:hAnsiTheme="minorHAnsi" w:cs="System Font"/>
          <w:color w:val="000000" w:themeColor="text1"/>
          <w:sz w:val="22"/>
          <w:szCs w:val="22"/>
          <w:lang w:val="en-GB"/>
        </w:rPr>
      </w:pPr>
    </w:p>
    <w:p w14:paraId="05C26692" w14:textId="4339B7D0" w:rsidR="00A0222C" w:rsidRDefault="009E15C7" w:rsidP="00A85190">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w:t>
      </w:r>
      <w:r w:rsidR="00A0222C">
        <w:rPr>
          <w:rFonts w:asciiTheme="minorHAnsi" w:eastAsia="System Font" w:hAnsiTheme="minorHAnsi" w:cs="System Font"/>
          <w:color w:val="000000" w:themeColor="text1"/>
          <w:sz w:val="22"/>
          <w:szCs w:val="22"/>
          <w:lang w:val="en-GB"/>
        </w:rPr>
        <w:t>#</w:t>
      </w:r>
      <w:r w:rsidR="00534E28">
        <w:rPr>
          <w:rFonts w:asciiTheme="minorHAnsi" w:eastAsia="System Font" w:hAnsiTheme="minorHAnsi" w:cs="System Font"/>
          <w:color w:val="000000" w:themeColor="text1"/>
          <w:sz w:val="22"/>
          <w:szCs w:val="22"/>
          <w:lang w:val="en-GB"/>
        </w:rPr>
        <w:t>insert AM 2 4to, f. 1r</w:t>
      </w:r>
      <w:r w:rsidR="00A0222C">
        <w:rPr>
          <w:rFonts w:asciiTheme="minorHAnsi" w:eastAsia="System Font" w:hAnsiTheme="minorHAnsi" w:cs="System Font"/>
          <w:color w:val="000000" w:themeColor="text1"/>
          <w:sz w:val="22"/>
          <w:szCs w:val="22"/>
          <w:lang w:val="en-GB"/>
        </w:rPr>
        <w:t>##</w:t>
      </w:r>
    </w:p>
    <w:p w14:paraId="1C64F0C3" w14:textId="7A85581E" w:rsidR="003766BD" w:rsidRPr="00A85C5D" w:rsidRDefault="009B76B5" w:rsidP="00A85190">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AM 2 4to</w:t>
      </w:r>
      <w:r w:rsidR="00455B6A" w:rsidRPr="00A85C5D">
        <w:rPr>
          <w:rFonts w:asciiTheme="minorHAnsi" w:eastAsia="System Font" w:hAnsiTheme="minorHAnsi" w:cs="System Font"/>
          <w:color w:val="000000" w:themeColor="text1"/>
          <w:sz w:val="22"/>
          <w:szCs w:val="22"/>
          <w:lang w:val="en-GB"/>
        </w:rPr>
        <w:t>, f.</w:t>
      </w:r>
      <w:r w:rsidR="005269FB" w:rsidRPr="00A85C5D">
        <w:rPr>
          <w:rFonts w:asciiTheme="minorHAnsi" w:eastAsia="System Font" w:hAnsiTheme="minorHAnsi" w:cs="System Font"/>
          <w:color w:val="000000" w:themeColor="text1"/>
          <w:sz w:val="22"/>
          <w:szCs w:val="22"/>
          <w:lang w:val="en-GB"/>
        </w:rPr>
        <w:t xml:space="preserve"> </w:t>
      </w:r>
      <w:r w:rsidR="005C6711" w:rsidRPr="00A85C5D">
        <w:rPr>
          <w:rFonts w:asciiTheme="minorHAnsi" w:eastAsia="System Font" w:hAnsiTheme="minorHAnsi" w:cs="System Font"/>
          <w:color w:val="000000" w:themeColor="text1"/>
          <w:sz w:val="22"/>
          <w:szCs w:val="22"/>
          <w:lang w:val="en-GB"/>
        </w:rPr>
        <w:t xml:space="preserve">1r. Beginning of the </w:t>
      </w:r>
      <w:r w:rsidR="005C6711" w:rsidRPr="00A85C5D">
        <w:rPr>
          <w:rFonts w:asciiTheme="minorHAnsi" w:eastAsia="System Font" w:hAnsiTheme="minorHAnsi" w:cs="System Font"/>
          <w:i/>
          <w:color w:val="000000" w:themeColor="text1"/>
          <w:sz w:val="22"/>
          <w:szCs w:val="22"/>
          <w:lang w:val="en-GB"/>
        </w:rPr>
        <w:t>Zweites Ditmarscher Landrecht</w:t>
      </w:r>
      <w:r w:rsidR="005C6711" w:rsidRPr="00A85C5D">
        <w:rPr>
          <w:rFonts w:asciiTheme="minorHAnsi" w:eastAsia="System Font" w:hAnsiTheme="minorHAnsi" w:cs="System Font"/>
          <w:color w:val="000000" w:themeColor="text1"/>
          <w:sz w:val="22"/>
          <w:szCs w:val="22"/>
          <w:lang w:val="en-GB"/>
        </w:rPr>
        <w:t>.</w:t>
      </w:r>
      <w:r w:rsidR="009E15C7" w:rsidRPr="00A85C5D">
        <w:rPr>
          <w:rFonts w:asciiTheme="minorHAnsi" w:eastAsia="System Font" w:hAnsiTheme="minorHAnsi" w:cs="System Font"/>
          <w:color w:val="000000" w:themeColor="text1"/>
          <w:sz w:val="22"/>
          <w:szCs w:val="22"/>
          <w:lang w:val="en-GB"/>
        </w:rPr>
        <w:t xml:space="preserve"> The text reads: </w:t>
      </w:r>
      <w:r w:rsidR="005C6711" w:rsidRPr="00A85C5D">
        <w:rPr>
          <w:rStyle w:val="hypertext-text"/>
          <w:rFonts w:asciiTheme="minorHAnsi" w:eastAsia="Times New Roman" w:hAnsiTheme="minorHAnsi" w:cs="Arial"/>
          <w:i/>
          <w:color w:val="000000" w:themeColor="text1"/>
          <w:sz w:val="22"/>
          <w:szCs w:val="22"/>
        </w:rPr>
        <w:t>Düth Is eyne vt</w:t>
      </w:r>
      <w:r w:rsidR="00A070C4">
        <w:rPr>
          <w:rStyle w:val="hypertext-text"/>
          <w:rFonts w:asciiTheme="minorHAnsi" w:eastAsia="Times New Roman" w:hAnsiTheme="minorHAnsi" w:cs="Arial"/>
          <w:i/>
          <w:color w:val="000000" w:themeColor="text1"/>
          <w:sz w:val="22"/>
          <w:szCs w:val="22"/>
        </w:rPr>
        <w:t>s</w:t>
      </w:r>
      <w:r w:rsidR="005C6711" w:rsidRPr="00A85C5D">
        <w:rPr>
          <w:rStyle w:val="hypertext-text"/>
          <w:rFonts w:asciiTheme="minorHAnsi" w:eastAsia="Times New Roman" w:hAnsiTheme="minorHAnsi" w:cs="Arial"/>
          <w:i/>
          <w:color w:val="000000" w:themeColor="text1"/>
          <w:sz w:val="22"/>
          <w:szCs w:val="22"/>
        </w:rPr>
        <w:t>chr</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fft Iffte Copia vth</w:t>
      </w:r>
      <w:r w:rsidR="005C6711" w:rsidRPr="00A85C5D">
        <w:rPr>
          <w:rStyle w:val="apple-converted-space"/>
          <w:rFonts w:asciiTheme="minorHAnsi" w:eastAsia="Times New Roman" w:hAnsiTheme="minorHAnsi" w:cs="Arial"/>
          <w:i/>
          <w:color w:val="000000" w:themeColor="text1"/>
          <w:sz w:val="22"/>
          <w:szCs w:val="22"/>
        </w:rPr>
        <w:t> </w:t>
      </w:r>
      <w:r w:rsidR="005C6711" w:rsidRPr="00A85C5D">
        <w:rPr>
          <w:rStyle w:val="hypertext-text"/>
          <w:rFonts w:asciiTheme="minorHAnsi" w:eastAsia="Times New Roman" w:hAnsiTheme="minorHAnsi" w:cs="Arial"/>
          <w:i/>
          <w:color w:val="000000" w:themeColor="text1"/>
          <w:sz w:val="22"/>
          <w:szCs w:val="22"/>
        </w:rPr>
        <w:t>Des Landes Boke recht Ludende vnde volghe</w:t>
      </w:r>
      <w:r w:rsidR="005C6711" w:rsidRPr="00A85C5D">
        <w:rPr>
          <w:rStyle w:val="hypertext-ex"/>
          <w:rFonts w:asciiTheme="minorHAnsi" w:eastAsia="Times New Roman" w:hAnsiTheme="minorHAnsi"/>
          <w:i/>
          <w:iCs/>
          <w:color w:val="000000" w:themeColor="text1"/>
          <w:sz w:val="22"/>
          <w:szCs w:val="22"/>
        </w:rPr>
        <w:t>n</w:t>
      </w:r>
      <w:r w:rsidR="005C6711" w:rsidRPr="00A85C5D">
        <w:rPr>
          <w:rStyle w:val="hypertext-text"/>
          <w:rFonts w:asciiTheme="minorHAnsi" w:eastAsia="Times New Roman" w:hAnsiTheme="minorHAnsi" w:cs="Arial"/>
          <w:i/>
          <w:color w:val="000000" w:themeColor="text1"/>
          <w:sz w:val="22"/>
          <w:szCs w:val="22"/>
        </w:rPr>
        <w:t>de van art</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kel tho artikelen Ghe</w:t>
      </w:r>
      <w:r w:rsidR="00A070C4">
        <w:rPr>
          <w:rStyle w:val="hypertext-text"/>
          <w:rFonts w:asciiTheme="minorHAnsi" w:eastAsia="Times New Roman" w:hAnsiTheme="minorHAnsi" w:cs="Arial"/>
          <w:i/>
          <w:color w:val="000000" w:themeColor="text1"/>
          <w:sz w:val="22"/>
          <w:szCs w:val="22"/>
        </w:rPr>
        <w:t>s</w:t>
      </w:r>
      <w:r w:rsidR="005C6711" w:rsidRPr="00A85C5D">
        <w:rPr>
          <w:rStyle w:val="hypertext-text"/>
          <w:rFonts w:asciiTheme="minorHAnsi" w:eastAsia="Times New Roman" w:hAnsiTheme="minorHAnsi" w:cs="Arial"/>
          <w:i/>
          <w:color w:val="000000" w:themeColor="text1"/>
          <w:sz w:val="22"/>
          <w:szCs w:val="22"/>
        </w:rPr>
        <w:t>chreuenn</w:t>
      </w:r>
      <w:r w:rsidR="005C6711" w:rsidRPr="00A85C5D">
        <w:rPr>
          <w:rStyle w:val="apple-converted-space"/>
          <w:rFonts w:asciiTheme="minorHAnsi" w:eastAsia="Times New Roman" w:hAnsiTheme="minorHAnsi" w:cs="Arial"/>
          <w:i/>
          <w:color w:val="000000" w:themeColor="text1"/>
          <w:sz w:val="22"/>
          <w:szCs w:val="22"/>
        </w:rPr>
        <w:t> </w:t>
      </w:r>
      <w:r w:rsidR="005C6711" w:rsidRPr="00A85C5D">
        <w:rPr>
          <w:rStyle w:val="hypertext-text"/>
          <w:rFonts w:asciiTheme="minorHAnsi" w:eastAsia="Times New Roman" w:hAnsiTheme="minorHAnsi" w:cs="Arial"/>
          <w:i/>
          <w:color w:val="000000" w:themeColor="text1"/>
          <w:sz w:val="22"/>
          <w:szCs w:val="22"/>
        </w:rPr>
        <w:t>Dorch my Nicolaum Bremer Des Landes Sub</w:t>
      </w:r>
      <w:r w:rsidR="00A070C4">
        <w:rPr>
          <w:rStyle w:val="hypertext-text"/>
          <w:rFonts w:asciiTheme="minorHAnsi" w:eastAsia="Times New Roman" w:hAnsiTheme="minorHAnsi" w:cs="Arial"/>
          <w:i/>
          <w:color w:val="000000" w:themeColor="text1"/>
          <w:sz w:val="22"/>
          <w:szCs w:val="22"/>
        </w:rPr>
        <w:t>s</w:t>
      </w:r>
      <w:r w:rsidR="005C6711" w:rsidRPr="00A85C5D">
        <w:rPr>
          <w:rStyle w:val="hypertext-text"/>
          <w:rFonts w:asciiTheme="minorHAnsi" w:eastAsia="Times New Roman" w:hAnsiTheme="minorHAnsi" w:cs="Arial"/>
          <w:i/>
          <w:color w:val="000000" w:themeColor="text1"/>
          <w:sz w:val="22"/>
          <w:szCs w:val="22"/>
        </w:rPr>
        <w:t>tituten Na Chr</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st</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 xml:space="preserve"> vn</w:t>
      </w:r>
      <w:r w:rsidR="00A070C4">
        <w:rPr>
          <w:rStyle w:val="hypertext-text"/>
          <w:rFonts w:asciiTheme="minorHAnsi" w:eastAsia="Times New Roman" w:hAnsiTheme="minorHAnsi" w:cs="Arial"/>
          <w:i/>
          <w:color w:val="000000" w:themeColor="text1"/>
          <w:sz w:val="22"/>
          <w:szCs w:val="22"/>
        </w:rPr>
        <w:t>s</w:t>
      </w:r>
      <w:r w:rsidR="005C6711" w:rsidRPr="00A85C5D">
        <w:rPr>
          <w:rStyle w:val="hypertext-text"/>
          <w:rFonts w:asciiTheme="minorHAnsi" w:eastAsia="Times New Roman" w:hAnsiTheme="minorHAnsi" w:cs="Arial"/>
          <w:i/>
          <w:color w:val="000000" w:themeColor="text1"/>
          <w:sz w:val="22"/>
          <w:szCs w:val="22"/>
        </w:rPr>
        <w:t>es herennghebort Du</w:t>
      </w:r>
      <w:r w:rsidR="00A070C4">
        <w:rPr>
          <w:rStyle w:val="hypertext-text"/>
          <w:rFonts w:asciiTheme="minorHAnsi" w:eastAsia="Times New Roman" w:hAnsiTheme="minorHAnsi" w:cs="Arial"/>
          <w:i/>
          <w:color w:val="000000" w:themeColor="text1"/>
          <w:sz w:val="22"/>
          <w:szCs w:val="22"/>
        </w:rPr>
        <w:t>s</w:t>
      </w:r>
      <w:r w:rsidR="005C6711" w:rsidRPr="00A85C5D">
        <w:rPr>
          <w:rStyle w:val="hypertext-text"/>
          <w:rFonts w:asciiTheme="minorHAnsi" w:eastAsia="Times New Roman" w:hAnsiTheme="minorHAnsi" w:cs="Arial"/>
          <w:i/>
          <w:color w:val="000000" w:themeColor="text1"/>
          <w:sz w:val="22"/>
          <w:szCs w:val="22"/>
        </w:rPr>
        <w:t>ent Vyffhundert In dem Neghen vnde dr</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tt</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ghe</w:t>
      </w:r>
      <w:r w:rsidR="00A070C4">
        <w:rPr>
          <w:rStyle w:val="hypertext-text"/>
          <w:rFonts w:asciiTheme="minorHAnsi" w:eastAsia="Times New Roman" w:hAnsiTheme="minorHAnsi" w:cs="Arial"/>
          <w:i/>
          <w:color w:val="000000" w:themeColor="text1"/>
          <w:sz w:val="22"/>
          <w:szCs w:val="22"/>
        </w:rPr>
        <w:t>s</w:t>
      </w:r>
      <w:r w:rsidR="005C6711" w:rsidRPr="00A85C5D">
        <w:rPr>
          <w:rStyle w:val="hypertext-text"/>
          <w:rFonts w:asciiTheme="minorHAnsi" w:eastAsia="Times New Roman" w:hAnsiTheme="minorHAnsi" w:cs="Arial"/>
          <w:i/>
          <w:color w:val="000000" w:themeColor="text1"/>
          <w:sz w:val="22"/>
          <w:szCs w:val="22"/>
        </w:rPr>
        <w:t>tenn Jare unde vollen</w:t>
      </w:r>
      <w:r w:rsidR="005C6711" w:rsidRPr="00A85C5D">
        <w:rPr>
          <w:rStyle w:val="apple-converted-space"/>
          <w:rFonts w:asciiTheme="minorHAnsi" w:eastAsia="Times New Roman" w:hAnsiTheme="minorHAnsi" w:cs="Arial"/>
          <w:i/>
          <w:color w:val="000000" w:themeColor="text1"/>
          <w:sz w:val="22"/>
          <w:szCs w:val="22"/>
        </w:rPr>
        <w:t> </w:t>
      </w:r>
      <w:r w:rsidR="005C6711" w:rsidRPr="00A85C5D">
        <w:rPr>
          <w:rStyle w:val="hypertext-text"/>
          <w:rFonts w:asciiTheme="minorHAnsi" w:eastAsia="Times New Roman" w:hAnsiTheme="minorHAnsi" w:cs="Arial"/>
          <w:i/>
          <w:color w:val="000000" w:themeColor="text1"/>
          <w:sz w:val="22"/>
          <w:szCs w:val="22"/>
        </w:rPr>
        <w:t>taghen des Mydwekens nha Sct</w:t>
      </w:r>
      <w:r w:rsidR="00A0222C">
        <w:rPr>
          <w:rStyle w:val="hypertext-text"/>
          <w:rFonts w:asciiTheme="minorHAnsi" w:eastAsia="Times New Roman" w:hAnsiTheme="minorHAnsi" w:cs="Arial"/>
          <w:i/>
          <w:color w:val="000000" w:themeColor="text1"/>
          <w:sz w:val="22"/>
          <w:szCs w:val="22"/>
        </w:rPr>
        <w:t>i</w:t>
      </w:r>
      <w:r w:rsidR="005C6711" w:rsidRPr="00A85C5D">
        <w:rPr>
          <w:rStyle w:val="hypertext-text"/>
          <w:rFonts w:asciiTheme="minorHAnsi" w:eastAsia="Times New Roman" w:hAnsiTheme="minorHAnsi" w:cs="Arial"/>
          <w:i/>
          <w:color w:val="000000" w:themeColor="text1"/>
          <w:sz w:val="22"/>
          <w:szCs w:val="22"/>
        </w:rPr>
        <w:t xml:space="preserve"> Mathiae</w:t>
      </w:r>
      <w:r w:rsidR="005C6711" w:rsidRPr="00A85C5D">
        <w:rPr>
          <w:rStyle w:val="apple-converted-space"/>
          <w:rFonts w:asciiTheme="minorHAnsi" w:eastAsia="Times New Roman" w:hAnsiTheme="minorHAnsi" w:cs="Arial"/>
          <w:i/>
          <w:color w:val="000000" w:themeColor="text1"/>
          <w:sz w:val="22"/>
          <w:szCs w:val="22"/>
        </w:rPr>
        <w:t> </w:t>
      </w:r>
      <w:r w:rsidR="005C6711" w:rsidRPr="00A85C5D">
        <w:rPr>
          <w:rStyle w:val="hypertext-text"/>
          <w:rFonts w:asciiTheme="minorHAnsi" w:eastAsia="Times New Roman" w:hAnsiTheme="minorHAnsi" w:cs="Arial"/>
          <w:i/>
          <w:color w:val="000000" w:themeColor="text1"/>
          <w:sz w:val="22"/>
          <w:szCs w:val="22"/>
          <w:lang w:val="en-GB"/>
        </w:rPr>
        <w:t>apo</w:t>
      </w:r>
      <w:r w:rsidR="00A070C4">
        <w:rPr>
          <w:rStyle w:val="hypertext-text"/>
          <w:rFonts w:asciiTheme="minorHAnsi" w:eastAsia="Times New Roman" w:hAnsiTheme="minorHAnsi" w:cs="Arial"/>
          <w:i/>
          <w:color w:val="000000" w:themeColor="text1"/>
          <w:sz w:val="22"/>
          <w:szCs w:val="22"/>
          <w:lang w:val="en-GB"/>
        </w:rPr>
        <w:t>s</w:t>
      </w:r>
      <w:r w:rsidR="005C6711" w:rsidRPr="00A85C5D">
        <w:rPr>
          <w:rStyle w:val="hypertext-text"/>
          <w:rFonts w:asciiTheme="minorHAnsi" w:eastAsia="Times New Roman" w:hAnsiTheme="minorHAnsi" w:cs="Arial"/>
          <w:i/>
          <w:color w:val="000000" w:themeColor="text1"/>
          <w:sz w:val="22"/>
          <w:szCs w:val="22"/>
          <w:lang w:val="en-GB"/>
        </w:rPr>
        <w:t>tol</w:t>
      </w:r>
      <w:r w:rsidR="00A0222C">
        <w:rPr>
          <w:rStyle w:val="hypertext-text"/>
          <w:rFonts w:asciiTheme="minorHAnsi" w:eastAsia="Times New Roman" w:hAnsiTheme="minorHAnsi" w:cs="Arial"/>
          <w:i/>
          <w:color w:val="000000" w:themeColor="text1"/>
          <w:sz w:val="22"/>
          <w:szCs w:val="22"/>
          <w:lang w:val="en-GB"/>
        </w:rPr>
        <w:t>i</w:t>
      </w:r>
      <w:r w:rsidR="009E15C7" w:rsidRPr="00A85C5D">
        <w:rPr>
          <w:rStyle w:val="hypertext-text"/>
          <w:rFonts w:asciiTheme="minorHAnsi" w:eastAsia="Times New Roman" w:hAnsiTheme="minorHAnsi" w:cs="Arial"/>
          <w:i/>
          <w:color w:val="000000" w:themeColor="text1"/>
          <w:sz w:val="22"/>
          <w:szCs w:val="22"/>
          <w:lang w:val="en-GB"/>
        </w:rPr>
        <w:t xml:space="preserve"> </w:t>
      </w:r>
      <w:r w:rsidR="009E15C7" w:rsidRPr="00A85C5D">
        <w:rPr>
          <w:rStyle w:val="hypertext-text"/>
          <w:rFonts w:asciiTheme="minorHAnsi" w:eastAsia="Times New Roman" w:hAnsiTheme="minorHAnsi" w:cs="Arial"/>
          <w:color w:val="000000" w:themeColor="text1"/>
          <w:sz w:val="22"/>
          <w:szCs w:val="22"/>
          <w:lang w:val="en-GB"/>
        </w:rPr>
        <w:t>(’This is a</w:t>
      </w:r>
      <w:r w:rsidR="00965084">
        <w:rPr>
          <w:rStyle w:val="hypertext-text"/>
          <w:rFonts w:asciiTheme="minorHAnsi" w:eastAsia="Times New Roman" w:hAnsiTheme="minorHAnsi" w:cs="Arial"/>
          <w:color w:val="000000" w:themeColor="text1"/>
          <w:sz w:val="22"/>
          <w:szCs w:val="22"/>
          <w:lang w:val="en-GB"/>
        </w:rPr>
        <w:t xml:space="preserve"> transcript or </w:t>
      </w:r>
      <w:r w:rsidR="009E15C7" w:rsidRPr="00A85C5D">
        <w:rPr>
          <w:rStyle w:val="hypertext-text"/>
          <w:rFonts w:asciiTheme="minorHAnsi" w:eastAsia="Times New Roman" w:hAnsiTheme="minorHAnsi" w:cs="Arial"/>
          <w:color w:val="000000" w:themeColor="text1"/>
          <w:sz w:val="22"/>
          <w:szCs w:val="22"/>
          <w:lang w:val="en-GB"/>
        </w:rPr>
        <w:t>copy of the book of the land</w:t>
      </w:r>
      <w:r w:rsidR="00DC530F" w:rsidRPr="00A85C5D">
        <w:rPr>
          <w:rStyle w:val="hypertext-text"/>
          <w:rFonts w:asciiTheme="minorHAnsi" w:eastAsia="Times New Roman" w:hAnsiTheme="minorHAnsi" w:cs="Arial"/>
          <w:color w:val="000000" w:themeColor="text1"/>
          <w:sz w:val="22"/>
          <w:szCs w:val="22"/>
          <w:lang w:val="en-GB"/>
        </w:rPr>
        <w:t xml:space="preserve">, faithful and </w:t>
      </w:r>
      <w:r w:rsidR="000452F7" w:rsidRPr="00A85C5D">
        <w:rPr>
          <w:rStyle w:val="hypertext-text"/>
          <w:rFonts w:asciiTheme="minorHAnsi" w:eastAsia="Times New Roman" w:hAnsiTheme="minorHAnsi" w:cs="Arial"/>
          <w:color w:val="000000" w:themeColor="text1"/>
          <w:sz w:val="22"/>
          <w:szCs w:val="22"/>
          <w:lang w:val="en-GB"/>
        </w:rPr>
        <w:t>accurate</w:t>
      </w:r>
      <w:r w:rsidR="00993BD2" w:rsidRPr="00A85C5D">
        <w:rPr>
          <w:rStyle w:val="hypertext-text"/>
          <w:rFonts w:asciiTheme="minorHAnsi" w:eastAsia="Times New Roman" w:hAnsiTheme="minorHAnsi" w:cs="Arial"/>
          <w:color w:val="000000" w:themeColor="text1"/>
          <w:sz w:val="22"/>
          <w:szCs w:val="22"/>
          <w:lang w:val="en-GB"/>
        </w:rPr>
        <w:t>,</w:t>
      </w:r>
      <w:r w:rsidR="00DC530F" w:rsidRPr="00A85C5D">
        <w:rPr>
          <w:rStyle w:val="hypertext-text"/>
          <w:rFonts w:asciiTheme="minorHAnsi" w:eastAsia="Times New Roman" w:hAnsiTheme="minorHAnsi" w:cs="Arial"/>
          <w:color w:val="000000" w:themeColor="text1"/>
          <w:sz w:val="22"/>
          <w:szCs w:val="22"/>
          <w:lang w:val="en-GB"/>
        </w:rPr>
        <w:t xml:space="preserve"> article </w:t>
      </w:r>
      <w:r w:rsidR="000452F7" w:rsidRPr="00A85C5D">
        <w:rPr>
          <w:rStyle w:val="hypertext-text"/>
          <w:rFonts w:asciiTheme="minorHAnsi" w:eastAsia="Times New Roman" w:hAnsiTheme="minorHAnsi" w:cs="Arial"/>
          <w:color w:val="000000" w:themeColor="text1"/>
          <w:sz w:val="22"/>
          <w:szCs w:val="22"/>
          <w:lang w:val="en-GB"/>
        </w:rPr>
        <w:t>by</w:t>
      </w:r>
      <w:r w:rsidR="00DC530F" w:rsidRPr="00A85C5D">
        <w:rPr>
          <w:rStyle w:val="hypertext-text"/>
          <w:rFonts w:asciiTheme="minorHAnsi" w:eastAsia="Times New Roman" w:hAnsiTheme="minorHAnsi" w:cs="Arial"/>
          <w:color w:val="000000" w:themeColor="text1"/>
          <w:sz w:val="22"/>
          <w:szCs w:val="22"/>
          <w:lang w:val="en-GB"/>
        </w:rPr>
        <w:t xml:space="preserve"> article</w:t>
      </w:r>
      <w:r w:rsidR="000452F7" w:rsidRPr="00A85C5D">
        <w:rPr>
          <w:rStyle w:val="hypertext-text"/>
          <w:rFonts w:asciiTheme="minorHAnsi" w:eastAsia="Times New Roman" w:hAnsiTheme="minorHAnsi" w:cs="Arial"/>
          <w:color w:val="000000" w:themeColor="text1"/>
          <w:sz w:val="22"/>
          <w:szCs w:val="22"/>
          <w:lang w:val="en-GB"/>
        </w:rPr>
        <w:t>, written by Nicolaus Bremer</w:t>
      </w:r>
      <w:r w:rsidR="00993BD2" w:rsidRPr="00A85C5D">
        <w:rPr>
          <w:rStyle w:val="hypertext-text"/>
          <w:rFonts w:asciiTheme="minorHAnsi" w:eastAsia="Times New Roman" w:hAnsiTheme="minorHAnsi" w:cs="Arial"/>
          <w:color w:val="000000" w:themeColor="text1"/>
          <w:sz w:val="22"/>
          <w:szCs w:val="22"/>
          <w:lang w:val="en-GB"/>
        </w:rPr>
        <w:t>, deputy of the land, in the year thousand five hundred and thirty-nine after the birth of Christ our Lord</w:t>
      </w:r>
      <w:r w:rsidR="00DC530F" w:rsidRPr="00A85C5D">
        <w:rPr>
          <w:rStyle w:val="hypertext-text"/>
          <w:rFonts w:asciiTheme="minorHAnsi" w:eastAsia="Times New Roman" w:hAnsiTheme="minorHAnsi" w:cs="Arial"/>
          <w:color w:val="000000" w:themeColor="text1"/>
          <w:sz w:val="22"/>
          <w:szCs w:val="22"/>
          <w:lang w:val="en-GB"/>
        </w:rPr>
        <w:t xml:space="preserve"> </w:t>
      </w:r>
      <w:r w:rsidR="00993BD2" w:rsidRPr="00A85C5D">
        <w:rPr>
          <w:rStyle w:val="hypertext-text"/>
          <w:rFonts w:asciiTheme="minorHAnsi" w:eastAsia="Times New Roman" w:hAnsiTheme="minorHAnsi" w:cs="Arial"/>
          <w:color w:val="000000" w:themeColor="text1"/>
          <w:sz w:val="22"/>
          <w:szCs w:val="22"/>
          <w:lang w:val="en-GB"/>
        </w:rPr>
        <w:t xml:space="preserve">and </w:t>
      </w:r>
      <w:r w:rsidR="00F83118" w:rsidRPr="00A85C5D">
        <w:rPr>
          <w:rStyle w:val="hypertext-text"/>
          <w:rFonts w:asciiTheme="minorHAnsi" w:eastAsia="Times New Roman" w:hAnsiTheme="minorHAnsi" w:cs="Arial"/>
          <w:color w:val="000000" w:themeColor="text1"/>
          <w:sz w:val="22"/>
          <w:szCs w:val="22"/>
          <w:lang w:val="en-GB"/>
        </w:rPr>
        <w:t>proclaimed</w:t>
      </w:r>
      <w:r w:rsidR="00993BD2" w:rsidRPr="00A85C5D">
        <w:rPr>
          <w:rStyle w:val="hypertext-text"/>
          <w:rFonts w:asciiTheme="minorHAnsi" w:eastAsia="Times New Roman" w:hAnsiTheme="minorHAnsi" w:cs="Arial"/>
          <w:color w:val="000000" w:themeColor="text1"/>
          <w:sz w:val="22"/>
          <w:szCs w:val="22"/>
          <w:lang w:val="en-GB"/>
        </w:rPr>
        <w:t xml:space="preserve"> </w:t>
      </w:r>
      <w:r w:rsidR="003523FF" w:rsidRPr="00A85C5D">
        <w:rPr>
          <w:rStyle w:val="hypertext-text"/>
          <w:rFonts w:asciiTheme="minorHAnsi" w:eastAsia="Times New Roman" w:hAnsiTheme="minorHAnsi" w:cs="Arial"/>
          <w:color w:val="000000" w:themeColor="text1"/>
          <w:sz w:val="22"/>
          <w:szCs w:val="22"/>
          <w:lang w:val="en-GB"/>
        </w:rPr>
        <w:t>on</w:t>
      </w:r>
      <w:r w:rsidR="00E44DA3" w:rsidRPr="00A85C5D">
        <w:rPr>
          <w:rStyle w:val="hypertext-text"/>
          <w:rFonts w:asciiTheme="minorHAnsi" w:eastAsia="Times New Roman" w:hAnsiTheme="minorHAnsi" w:cs="Arial"/>
          <w:color w:val="000000" w:themeColor="text1"/>
          <w:sz w:val="22"/>
          <w:szCs w:val="22"/>
          <w:lang w:val="en-GB"/>
        </w:rPr>
        <w:t xml:space="preserve"> Wednesday after the day of S</w:t>
      </w:r>
      <w:r w:rsidR="00993BD2" w:rsidRPr="00A85C5D">
        <w:rPr>
          <w:rStyle w:val="hypertext-text"/>
          <w:rFonts w:asciiTheme="minorHAnsi" w:eastAsia="Times New Roman" w:hAnsiTheme="minorHAnsi" w:cs="Arial"/>
          <w:color w:val="000000" w:themeColor="text1"/>
          <w:sz w:val="22"/>
          <w:szCs w:val="22"/>
          <w:lang w:val="en-GB"/>
        </w:rPr>
        <w:t xml:space="preserve">t Matthew </w:t>
      </w:r>
      <w:r w:rsidR="00E44DA3" w:rsidRPr="00A85C5D">
        <w:rPr>
          <w:rStyle w:val="hypertext-text"/>
          <w:rFonts w:asciiTheme="minorHAnsi" w:eastAsia="Times New Roman" w:hAnsiTheme="minorHAnsi" w:cs="Arial"/>
          <w:color w:val="000000" w:themeColor="text1"/>
          <w:sz w:val="22"/>
          <w:szCs w:val="22"/>
          <w:lang w:val="en-GB"/>
        </w:rPr>
        <w:t>the A</w:t>
      </w:r>
      <w:r w:rsidR="00993BD2" w:rsidRPr="00A85C5D">
        <w:rPr>
          <w:rStyle w:val="hypertext-text"/>
          <w:rFonts w:asciiTheme="minorHAnsi" w:eastAsia="Times New Roman" w:hAnsiTheme="minorHAnsi" w:cs="Arial"/>
          <w:color w:val="000000" w:themeColor="text1"/>
          <w:sz w:val="22"/>
          <w:szCs w:val="22"/>
          <w:lang w:val="en-GB"/>
        </w:rPr>
        <w:t>postle</w:t>
      </w:r>
      <w:ins w:id="36" w:author="Sean Vrieland" w:date="2024-03-04T16:01:00Z">
        <w:r w:rsidR="00500A14">
          <w:rPr>
            <w:rStyle w:val="hypertext-text"/>
            <w:rFonts w:asciiTheme="minorHAnsi" w:eastAsia="Times New Roman" w:hAnsiTheme="minorHAnsi" w:cs="Arial"/>
            <w:color w:val="000000" w:themeColor="text1"/>
            <w:sz w:val="22"/>
            <w:szCs w:val="22"/>
            <w:lang w:val="en-GB"/>
          </w:rPr>
          <w:t xml:space="preserve"> [i.e. 24 September 1539]</w:t>
        </w:r>
      </w:ins>
      <w:r w:rsidR="009E15C7" w:rsidRPr="00A85C5D">
        <w:rPr>
          <w:rStyle w:val="hypertext-text"/>
          <w:rFonts w:asciiTheme="minorHAnsi" w:eastAsia="Times New Roman" w:hAnsiTheme="minorHAnsi" w:cs="Arial"/>
          <w:color w:val="000000" w:themeColor="text1"/>
          <w:sz w:val="22"/>
          <w:szCs w:val="22"/>
          <w:lang w:val="en-GB"/>
        </w:rPr>
        <w:t>’)</w:t>
      </w:r>
    </w:p>
    <w:p w14:paraId="72FDB218" w14:textId="77777777" w:rsidR="00D65E37" w:rsidRPr="00A85C5D" w:rsidRDefault="00D65E37" w:rsidP="00A85190">
      <w:pPr>
        <w:widowControl w:val="0"/>
        <w:autoSpaceDE w:val="0"/>
        <w:autoSpaceDN w:val="0"/>
        <w:adjustRightInd w:val="0"/>
        <w:rPr>
          <w:rFonts w:asciiTheme="minorHAnsi" w:eastAsia="System Font" w:hAnsiTheme="minorHAnsi" w:cs="System Font"/>
          <w:color w:val="000000" w:themeColor="text1"/>
          <w:sz w:val="22"/>
          <w:szCs w:val="22"/>
          <w:lang w:val="en-GB"/>
        </w:rPr>
      </w:pPr>
    </w:p>
    <w:p w14:paraId="2723FA1F" w14:textId="69DC0B1C" w:rsidR="00A85190" w:rsidRPr="00A85C5D" w:rsidRDefault="00A85190" w:rsidP="00A070C4">
      <w:pPr>
        <w:widowControl w:val="0"/>
        <w:autoSpaceDE w:val="0"/>
        <w:autoSpaceDN w:val="0"/>
        <w:adjustRightInd w:val="0"/>
        <w:outlineLvl w:val="0"/>
        <w:rPr>
          <w:rFonts w:asciiTheme="minorHAnsi" w:eastAsia="System Font" w:hAnsiTheme="minorHAnsi" w:cs="System Font"/>
          <w:b/>
          <w:color w:val="000000" w:themeColor="text1"/>
          <w:sz w:val="22"/>
          <w:szCs w:val="22"/>
          <w:lang w:val="en-GB"/>
        </w:rPr>
      </w:pPr>
      <w:r w:rsidRPr="00A85C5D">
        <w:rPr>
          <w:rFonts w:asciiTheme="minorHAnsi" w:eastAsia="System Font" w:hAnsiTheme="minorHAnsi" w:cs="System Font"/>
          <w:b/>
          <w:color w:val="000000" w:themeColor="text1"/>
          <w:sz w:val="22"/>
          <w:szCs w:val="22"/>
          <w:lang w:val="en-GB"/>
        </w:rPr>
        <w:t>The</w:t>
      </w:r>
      <w:r w:rsidR="00F631FC" w:rsidRPr="00A85C5D">
        <w:rPr>
          <w:rFonts w:asciiTheme="minorHAnsi" w:eastAsia="System Font" w:hAnsiTheme="minorHAnsi" w:cs="System Font"/>
          <w:b/>
          <w:color w:val="000000" w:themeColor="text1"/>
          <w:sz w:val="22"/>
          <w:szCs w:val="22"/>
          <w:lang w:val="en-GB"/>
        </w:rPr>
        <w:t xml:space="preserve"> ‘Last Feud’</w:t>
      </w:r>
    </w:p>
    <w:p w14:paraId="628048B8" w14:textId="35B40D4C" w:rsidR="003E174A" w:rsidRDefault="001B1874" w:rsidP="003E174A">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Dithmarschen was finally conquered</w:t>
      </w:r>
      <w:r w:rsidR="00F631FC" w:rsidRPr="00A85C5D">
        <w:rPr>
          <w:rFonts w:asciiTheme="minorHAnsi" w:eastAsia="System Font" w:hAnsiTheme="minorHAnsi" w:cs="Helvetica"/>
          <w:color w:val="000000" w:themeColor="text1"/>
          <w:sz w:val="22"/>
          <w:szCs w:val="22"/>
          <w:lang w:val="en-GB"/>
        </w:rPr>
        <w:t xml:space="preserve"> by </w:t>
      </w:r>
      <w:r w:rsidR="003E174A" w:rsidRPr="00A85C5D">
        <w:rPr>
          <w:rFonts w:asciiTheme="minorHAnsi" w:eastAsia="System Font" w:hAnsiTheme="minorHAnsi" w:cs="Helvetica"/>
          <w:color w:val="000000" w:themeColor="text1"/>
          <w:sz w:val="22"/>
          <w:szCs w:val="22"/>
          <w:lang w:val="en-GB"/>
        </w:rPr>
        <w:t>the king</w:t>
      </w:r>
      <w:ins w:id="37" w:author="Sean Vrieland" w:date="2024-03-04T16:02:00Z">
        <w:r w:rsidR="00500A14">
          <w:rPr>
            <w:rFonts w:asciiTheme="minorHAnsi" w:eastAsia="System Font" w:hAnsiTheme="minorHAnsi" w:cs="Helvetica"/>
            <w:color w:val="000000" w:themeColor="text1"/>
            <w:sz w:val="22"/>
            <w:szCs w:val="22"/>
            <w:lang w:val="en-GB"/>
          </w:rPr>
          <w:t xml:space="preserve"> of</w:t>
        </w:r>
      </w:ins>
      <w:r w:rsidR="003E174A" w:rsidRPr="00A85C5D">
        <w:rPr>
          <w:rFonts w:asciiTheme="minorHAnsi" w:eastAsia="System Font" w:hAnsiTheme="minorHAnsi" w:cs="Helvetica"/>
          <w:color w:val="000000" w:themeColor="text1"/>
          <w:sz w:val="22"/>
          <w:szCs w:val="22"/>
          <w:lang w:val="en-GB"/>
        </w:rPr>
        <w:t xml:space="preserve"> </w:t>
      </w:r>
      <w:r w:rsidR="00F631FC" w:rsidRPr="00A85C5D">
        <w:rPr>
          <w:rFonts w:asciiTheme="minorHAnsi" w:eastAsia="System Font" w:hAnsiTheme="minorHAnsi" w:cs="Helvetica"/>
          <w:color w:val="000000" w:themeColor="text1"/>
          <w:sz w:val="22"/>
          <w:szCs w:val="22"/>
          <w:lang w:val="en-GB"/>
        </w:rPr>
        <w:t>Denmark</w:t>
      </w:r>
      <w:r w:rsidRPr="00A85C5D">
        <w:rPr>
          <w:rFonts w:asciiTheme="minorHAnsi" w:eastAsia="System Font" w:hAnsiTheme="minorHAnsi" w:cs="Helvetica"/>
          <w:color w:val="000000" w:themeColor="text1"/>
          <w:sz w:val="22"/>
          <w:szCs w:val="22"/>
          <w:lang w:val="en-GB"/>
        </w:rPr>
        <w:t xml:space="preserve"> </w:t>
      </w:r>
      <w:r w:rsidR="003E174A" w:rsidRPr="00A85C5D">
        <w:rPr>
          <w:rFonts w:asciiTheme="minorHAnsi" w:eastAsia="System Font" w:hAnsiTheme="minorHAnsi" w:cs="Helvetica"/>
          <w:color w:val="000000" w:themeColor="text1"/>
          <w:sz w:val="22"/>
          <w:szCs w:val="22"/>
          <w:lang w:val="en-GB"/>
        </w:rPr>
        <w:t xml:space="preserve">and his allies </w:t>
      </w:r>
      <w:r w:rsidRPr="00A85C5D">
        <w:rPr>
          <w:rFonts w:asciiTheme="minorHAnsi" w:eastAsia="System Font" w:hAnsiTheme="minorHAnsi" w:cs="Helvetica"/>
          <w:color w:val="000000" w:themeColor="text1"/>
          <w:sz w:val="22"/>
          <w:szCs w:val="22"/>
          <w:lang w:val="en-GB"/>
        </w:rPr>
        <w:t>in 1559</w:t>
      </w:r>
      <w:r w:rsidR="00E92C33">
        <w:rPr>
          <w:rFonts w:asciiTheme="minorHAnsi" w:eastAsia="System Font" w:hAnsiTheme="minorHAnsi" w:cs="Helvetica"/>
          <w:color w:val="000000" w:themeColor="text1"/>
          <w:sz w:val="22"/>
          <w:szCs w:val="22"/>
          <w:lang w:val="en-GB"/>
        </w:rPr>
        <w:t xml:space="preserve"> d</w:t>
      </w:r>
      <w:r w:rsidRPr="00A85C5D">
        <w:rPr>
          <w:rFonts w:asciiTheme="minorHAnsi" w:eastAsia="System Font" w:hAnsiTheme="minorHAnsi" w:cs="Helvetica"/>
          <w:color w:val="000000" w:themeColor="text1"/>
          <w:sz w:val="22"/>
          <w:szCs w:val="22"/>
          <w:lang w:val="en-GB"/>
        </w:rPr>
        <w:t xml:space="preserve">uring the so-called </w:t>
      </w:r>
      <w:r w:rsidR="00504609" w:rsidRPr="00A85C5D">
        <w:rPr>
          <w:rFonts w:asciiTheme="minorHAnsi" w:eastAsia="System Font" w:hAnsiTheme="minorHAnsi" w:cs="Helvetica"/>
          <w:color w:val="000000" w:themeColor="text1"/>
          <w:sz w:val="22"/>
          <w:szCs w:val="22"/>
          <w:lang w:val="en-GB"/>
        </w:rPr>
        <w:t>‘</w:t>
      </w:r>
      <w:r w:rsidRPr="00A85C5D">
        <w:rPr>
          <w:rFonts w:asciiTheme="minorHAnsi" w:eastAsia="System Font" w:hAnsiTheme="minorHAnsi" w:cs="Helvetica"/>
          <w:color w:val="000000" w:themeColor="text1"/>
          <w:sz w:val="22"/>
          <w:szCs w:val="22"/>
          <w:lang w:val="en-GB"/>
        </w:rPr>
        <w:t>Last Feud</w:t>
      </w:r>
      <w:r w:rsidR="00504609" w:rsidRPr="00A85C5D">
        <w:rPr>
          <w:rFonts w:asciiTheme="minorHAnsi" w:eastAsia="System Font" w:hAnsiTheme="minorHAnsi" w:cs="Helvetica"/>
          <w:color w:val="000000" w:themeColor="text1"/>
          <w:sz w:val="22"/>
          <w:szCs w:val="22"/>
          <w:lang w:val="en-GB"/>
        </w:rPr>
        <w:t>’</w:t>
      </w:r>
      <w:r w:rsidR="007C30D6" w:rsidRPr="00A85C5D">
        <w:rPr>
          <w:rFonts w:asciiTheme="minorHAnsi" w:eastAsia="System Font" w:hAnsiTheme="minorHAnsi" w:cs="Helvetica"/>
          <w:color w:val="000000" w:themeColor="text1"/>
          <w:sz w:val="22"/>
          <w:szCs w:val="22"/>
          <w:lang w:val="en-GB"/>
        </w:rPr>
        <w:t xml:space="preserve"> (German: </w:t>
      </w:r>
      <w:r w:rsidR="007C30D6" w:rsidRPr="00A85C5D">
        <w:rPr>
          <w:rFonts w:asciiTheme="minorHAnsi" w:eastAsia="System Font" w:hAnsiTheme="minorHAnsi" w:cs="Helvetica"/>
          <w:i/>
          <w:color w:val="000000" w:themeColor="text1"/>
          <w:sz w:val="22"/>
          <w:szCs w:val="22"/>
          <w:lang w:val="en-GB"/>
        </w:rPr>
        <w:t>Letzte Fehde</w:t>
      </w:r>
      <w:r w:rsidR="007C30D6" w:rsidRPr="00A85C5D">
        <w:rPr>
          <w:rFonts w:asciiTheme="minorHAnsi" w:eastAsia="System Font" w:hAnsiTheme="minorHAnsi" w:cs="Helvetica"/>
          <w:color w:val="000000" w:themeColor="text1"/>
          <w:sz w:val="22"/>
          <w:szCs w:val="22"/>
          <w:lang w:val="en-GB"/>
        </w:rPr>
        <w:t>)</w:t>
      </w:r>
      <w:r w:rsidR="00C16849">
        <w:rPr>
          <w:rFonts w:asciiTheme="minorHAnsi" w:eastAsia="System Font" w:hAnsiTheme="minorHAnsi" w:cs="Helvetica"/>
          <w:color w:val="000000" w:themeColor="text1"/>
          <w:sz w:val="22"/>
          <w:szCs w:val="22"/>
          <w:lang w:val="en-GB"/>
        </w:rPr>
        <w:t>.</w:t>
      </w:r>
      <w:r w:rsidR="003A4B2F">
        <w:rPr>
          <w:rFonts w:asciiTheme="minorHAnsi" w:eastAsia="System Font" w:hAnsiTheme="minorHAnsi" w:cs="Helvetica"/>
          <w:color w:val="000000" w:themeColor="text1"/>
          <w:sz w:val="22"/>
          <w:szCs w:val="22"/>
          <w:lang w:val="en-GB"/>
        </w:rPr>
        <w:t xml:space="preserve"> </w:t>
      </w:r>
      <w:r w:rsidR="003A4B2F" w:rsidRPr="00A85C5D">
        <w:rPr>
          <w:rFonts w:asciiTheme="minorHAnsi" w:eastAsia="System Font" w:hAnsiTheme="minorHAnsi" w:cs="Helvetica"/>
          <w:color w:val="000000" w:themeColor="text1"/>
          <w:sz w:val="22"/>
          <w:szCs w:val="22"/>
          <w:lang w:val="en-GB"/>
        </w:rPr>
        <w:t>Frederik II, king of Denmark-Norway</w:t>
      </w:r>
      <w:r w:rsidR="003A4B2F" w:rsidRPr="00A85C5D">
        <w:rPr>
          <w:rFonts w:asciiTheme="minorHAnsi" w:hAnsiTheme="minorHAnsi"/>
          <w:color w:val="000000" w:themeColor="text1"/>
          <w:sz w:val="22"/>
          <w:szCs w:val="22"/>
          <w:lang w:val="en-GB"/>
        </w:rPr>
        <w:t xml:space="preserve"> </w:t>
      </w:r>
      <w:del w:id="38" w:author="Sean Vrieland" w:date="2024-03-04T16:02:00Z">
        <w:r w:rsidR="003A4B2F" w:rsidRPr="00A85C5D" w:rsidDel="00500A14">
          <w:rPr>
            <w:rFonts w:asciiTheme="minorHAnsi" w:eastAsia="System Font" w:hAnsiTheme="minorHAnsi" w:cs="Helvetica"/>
            <w:color w:val="000000" w:themeColor="text1"/>
            <w:sz w:val="22"/>
            <w:szCs w:val="22"/>
            <w:lang w:val="en-GB"/>
          </w:rPr>
          <w:delText xml:space="preserve">and </w:delText>
        </w:r>
      </w:del>
      <w:ins w:id="39" w:author="Sean Vrieland" w:date="2024-03-04T16:02:00Z">
        <w:r w:rsidR="00500A14">
          <w:rPr>
            <w:rFonts w:asciiTheme="minorHAnsi" w:eastAsia="System Font" w:hAnsiTheme="minorHAnsi" w:cs="Helvetica"/>
            <w:color w:val="000000" w:themeColor="text1"/>
            <w:sz w:val="22"/>
            <w:szCs w:val="22"/>
            <w:lang w:val="en-GB"/>
          </w:rPr>
          <w:t>together with</w:t>
        </w:r>
        <w:r w:rsidR="00500A14" w:rsidRPr="00A85C5D">
          <w:rPr>
            <w:rFonts w:asciiTheme="minorHAnsi" w:eastAsia="System Font" w:hAnsiTheme="minorHAnsi" w:cs="Helvetica"/>
            <w:color w:val="000000" w:themeColor="text1"/>
            <w:sz w:val="22"/>
            <w:szCs w:val="22"/>
            <w:lang w:val="en-GB"/>
          </w:rPr>
          <w:t xml:space="preserve"> </w:t>
        </w:r>
      </w:ins>
      <w:r w:rsidR="003A4B2F" w:rsidRPr="00A85C5D">
        <w:rPr>
          <w:rFonts w:asciiTheme="minorHAnsi" w:eastAsia="System Font" w:hAnsiTheme="minorHAnsi" w:cs="Helvetica"/>
          <w:color w:val="000000" w:themeColor="text1"/>
          <w:sz w:val="22"/>
          <w:szCs w:val="22"/>
          <w:lang w:val="en-GB"/>
        </w:rPr>
        <w:t xml:space="preserve">his two uncles Adolf I and John the Elder, all three of </w:t>
      </w:r>
      <w:del w:id="40" w:author="Sean Vrieland" w:date="2024-03-04T16:02:00Z">
        <w:r w:rsidR="003A4B2F" w:rsidRPr="00A85C5D" w:rsidDel="00500A14">
          <w:rPr>
            <w:rFonts w:asciiTheme="minorHAnsi" w:eastAsia="System Font" w:hAnsiTheme="minorHAnsi" w:cs="Helvetica"/>
            <w:color w:val="000000" w:themeColor="text1"/>
            <w:sz w:val="22"/>
            <w:szCs w:val="22"/>
            <w:lang w:val="en-GB"/>
          </w:rPr>
          <w:delText xml:space="preserve">which </w:delText>
        </w:r>
      </w:del>
      <w:ins w:id="41" w:author="Sean Vrieland" w:date="2024-03-04T16:02:00Z">
        <w:r w:rsidR="00500A14">
          <w:rPr>
            <w:rFonts w:asciiTheme="minorHAnsi" w:eastAsia="System Font" w:hAnsiTheme="minorHAnsi" w:cs="Helvetica"/>
            <w:color w:val="000000" w:themeColor="text1"/>
            <w:sz w:val="22"/>
            <w:szCs w:val="22"/>
            <w:lang w:val="en-GB"/>
          </w:rPr>
          <w:t>whom</w:t>
        </w:r>
        <w:r w:rsidR="00500A14" w:rsidRPr="00A85C5D">
          <w:rPr>
            <w:rFonts w:asciiTheme="minorHAnsi" w:eastAsia="System Font" w:hAnsiTheme="minorHAnsi" w:cs="Helvetica"/>
            <w:color w:val="000000" w:themeColor="text1"/>
            <w:sz w:val="22"/>
            <w:szCs w:val="22"/>
            <w:lang w:val="en-GB"/>
          </w:rPr>
          <w:t xml:space="preserve"> </w:t>
        </w:r>
      </w:ins>
      <w:r w:rsidR="003A4B2F" w:rsidRPr="00A85C5D">
        <w:rPr>
          <w:rFonts w:asciiTheme="minorHAnsi" w:eastAsia="System Font" w:hAnsiTheme="minorHAnsi" w:cs="Helvetica"/>
          <w:color w:val="000000" w:themeColor="text1"/>
          <w:sz w:val="22"/>
          <w:szCs w:val="22"/>
          <w:lang w:val="en-GB"/>
        </w:rPr>
        <w:t xml:space="preserve">were co-dukes of </w:t>
      </w:r>
      <w:r w:rsidR="003A4B2F">
        <w:rPr>
          <w:rFonts w:asciiTheme="minorHAnsi" w:eastAsia="System Font" w:hAnsiTheme="minorHAnsi" w:cs="Helvetica"/>
          <w:color w:val="000000" w:themeColor="text1"/>
          <w:sz w:val="22"/>
          <w:szCs w:val="22"/>
          <w:lang w:val="en-GB"/>
        </w:rPr>
        <w:t xml:space="preserve">Schleswig and </w:t>
      </w:r>
      <w:r w:rsidR="003A4B2F" w:rsidRPr="00A85C5D">
        <w:rPr>
          <w:rFonts w:asciiTheme="minorHAnsi" w:eastAsia="System Font" w:hAnsiTheme="minorHAnsi" w:cs="Helvetica"/>
          <w:color w:val="000000" w:themeColor="text1"/>
          <w:sz w:val="22"/>
          <w:szCs w:val="22"/>
          <w:lang w:val="en-GB"/>
        </w:rPr>
        <w:t>Holstein</w:t>
      </w:r>
      <w:r w:rsidR="003A4B2F">
        <w:rPr>
          <w:rFonts w:asciiTheme="minorHAnsi" w:eastAsia="System Font" w:hAnsiTheme="minorHAnsi" w:cs="Helvetica"/>
          <w:color w:val="000000" w:themeColor="text1"/>
          <w:sz w:val="22"/>
          <w:szCs w:val="22"/>
          <w:lang w:val="en-GB"/>
        </w:rPr>
        <w:t xml:space="preserve">, joint forces to conquer Dithmarschen. Their joint army counted 18000 men and was led by </w:t>
      </w:r>
      <w:r w:rsidR="003A4B2F" w:rsidRPr="00F96B1E">
        <w:rPr>
          <w:rFonts w:asciiTheme="minorHAnsi" w:eastAsia="System Font" w:hAnsiTheme="minorHAnsi" w:cs="Helvetica"/>
          <w:color w:val="000000" w:themeColor="text1"/>
          <w:sz w:val="22"/>
          <w:szCs w:val="22"/>
          <w:lang w:val="en-GB"/>
        </w:rPr>
        <w:t xml:space="preserve">Johann Rantzau </w:t>
      </w:r>
      <w:r w:rsidR="003A4B2F">
        <w:rPr>
          <w:rFonts w:asciiTheme="minorHAnsi" w:eastAsia="System Font" w:hAnsiTheme="minorHAnsi" w:cs="Helvetica"/>
          <w:color w:val="000000" w:themeColor="text1"/>
          <w:sz w:val="22"/>
          <w:szCs w:val="22"/>
          <w:lang w:val="en-GB"/>
        </w:rPr>
        <w:t xml:space="preserve">(1492–1565), general of the Danish king who was widely renowned for his strategical mind. </w:t>
      </w:r>
      <w:r w:rsidR="003E174A" w:rsidRPr="00A85C5D">
        <w:rPr>
          <w:rFonts w:asciiTheme="minorHAnsi" w:eastAsia="System Font" w:hAnsiTheme="minorHAnsi" w:cs="Helvetica"/>
          <w:color w:val="000000" w:themeColor="text1"/>
          <w:sz w:val="22"/>
          <w:szCs w:val="22"/>
          <w:lang w:val="en-GB"/>
        </w:rPr>
        <w:t>AM 2 4to contains a detai</w:t>
      </w:r>
      <w:r w:rsidR="00F85F89" w:rsidRPr="00A85C5D">
        <w:rPr>
          <w:rFonts w:asciiTheme="minorHAnsi" w:eastAsia="System Font" w:hAnsiTheme="minorHAnsi" w:cs="Helvetica"/>
          <w:color w:val="000000" w:themeColor="text1"/>
          <w:sz w:val="22"/>
          <w:szCs w:val="22"/>
          <w:lang w:val="en-GB"/>
        </w:rPr>
        <w:t>led description of the conquest on ff. 69r–71r</w:t>
      </w:r>
      <w:r w:rsidR="00BA347D" w:rsidRPr="00A85C5D">
        <w:rPr>
          <w:rFonts w:asciiTheme="minorHAnsi" w:eastAsia="System Font" w:hAnsiTheme="minorHAnsi" w:cs="Helvetica"/>
          <w:color w:val="000000" w:themeColor="text1"/>
          <w:sz w:val="22"/>
          <w:szCs w:val="22"/>
          <w:lang w:val="en-GB"/>
        </w:rPr>
        <w:t>:</w:t>
      </w:r>
    </w:p>
    <w:p w14:paraId="0464F09E" w14:textId="77777777" w:rsidR="003A4B2F" w:rsidRPr="00A85C5D" w:rsidRDefault="003A4B2F" w:rsidP="003E174A">
      <w:pPr>
        <w:widowControl w:val="0"/>
        <w:autoSpaceDE w:val="0"/>
        <w:autoSpaceDN w:val="0"/>
        <w:adjustRightInd w:val="0"/>
        <w:rPr>
          <w:rFonts w:asciiTheme="minorHAnsi" w:eastAsia="System Font" w:hAnsiTheme="minorHAnsi" w:cs="Helvetica"/>
          <w:color w:val="000000" w:themeColor="text1"/>
          <w:sz w:val="22"/>
          <w:szCs w:val="22"/>
          <w:lang w:val="en-GB"/>
        </w:rPr>
      </w:pPr>
    </w:p>
    <w:p w14:paraId="6E479895" w14:textId="3D250901" w:rsidR="00BA347D" w:rsidRPr="007D59C6" w:rsidRDefault="00BA347D" w:rsidP="003E174A">
      <w:pPr>
        <w:widowControl w:val="0"/>
        <w:autoSpaceDE w:val="0"/>
        <w:autoSpaceDN w:val="0"/>
        <w:adjustRightInd w:val="0"/>
        <w:rPr>
          <w:rFonts w:asciiTheme="minorHAnsi" w:eastAsia="System Font" w:hAnsiTheme="minorHAnsi" w:cs="Helvetica"/>
          <w:color w:val="000000" w:themeColor="text1"/>
          <w:sz w:val="22"/>
          <w:szCs w:val="22"/>
          <w:lang w:val="da-DK"/>
          <w:rPrChange w:id="42" w:author="Sean Vrieland" w:date="2023-12-27T09:10:00Z">
            <w:rPr>
              <w:rFonts w:asciiTheme="minorHAnsi" w:eastAsia="System Font" w:hAnsiTheme="minorHAnsi" w:cs="Helvetica"/>
              <w:color w:val="000000" w:themeColor="text1"/>
              <w:sz w:val="22"/>
              <w:szCs w:val="22"/>
              <w:lang w:val="en-GB"/>
            </w:rPr>
          </w:rPrChange>
        </w:rPr>
      </w:pPr>
      <w:r w:rsidRPr="007D59C6">
        <w:rPr>
          <w:rFonts w:asciiTheme="minorHAnsi" w:eastAsia="System Font" w:hAnsiTheme="minorHAnsi" w:cs="Helvetica"/>
          <w:i/>
          <w:color w:val="000000" w:themeColor="text1"/>
          <w:sz w:val="22"/>
          <w:szCs w:val="22"/>
          <w:lang w:val="da-DK"/>
          <w:rPrChange w:id="43" w:author="Sean Vrieland" w:date="2023-12-27T09:10:00Z">
            <w:rPr>
              <w:rFonts w:asciiTheme="minorHAnsi" w:eastAsia="System Font" w:hAnsiTheme="minorHAnsi" w:cs="Helvetica"/>
              <w:i/>
              <w:color w:val="000000" w:themeColor="text1"/>
              <w:sz w:val="22"/>
              <w:szCs w:val="22"/>
              <w:lang w:val="en-GB"/>
            </w:rPr>
          </w:rPrChange>
        </w:rPr>
        <w:t>Aar 1559 thend 22 dag Maij drog koning Frederich thend anden mett sine farbroder hertog Hans och hertog Adolff mett fire regiment knechte jnd vdj Dytmarschen tiil</w:t>
      </w:r>
      <w:r w:rsidRPr="007D59C6">
        <w:rPr>
          <w:rFonts w:asciiTheme="minorHAnsi" w:eastAsia="System Font" w:hAnsiTheme="minorHAnsi" w:cs="Helvetica"/>
          <w:color w:val="000000" w:themeColor="text1"/>
          <w:sz w:val="22"/>
          <w:szCs w:val="22"/>
          <w:lang w:val="da-DK"/>
          <w:rPrChange w:id="44" w:author="Sean Vrieland" w:date="2023-12-27T09:10:00Z">
            <w:rPr>
              <w:rFonts w:asciiTheme="minorHAnsi" w:eastAsia="System Font" w:hAnsiTheme="minorHAnsi" w:cs="Helvetica"/>
              <w:color w:val="000000" w:themeColor="text1"/>
              <w:sz w:val="22"/>
              <w:szCs w:val="22"/>
              <w:lang w:val="en-GB"/>
            </w:rPr>
          </w:rPrChange>
        </w:rPr>
        <w:t xml:space="preserve"> Aluersdorp</w:t>
      </w:r>
      <w:r w:rsidR="00F85F89" w:rsidRPr="007D59C6">
        <w:rPr>
          <w:rFonts w:asciiTheme="minorHAnsi" w:eastAsia="System Font" w:hAnsiTheme="minorHAnsi" w:cs="Helvetica"/>
          <w:color w:val="000000" w:themeColor="text1"/>
          <w:sz w:val="22"/>
          <w:szCs w:val="22"/>
          <w:lang w:val="da-DK"/>
          <w:rPrChange w:id="45" w:author="Sean Vrieland" w:date="2023-12-27T09:10:00Z">
            <w:rPr>
              <w:rFonts w:asciiTheme="minorHAnsi" w:eastAsia="System Font" w:hAnsiTheme="minorHAnsi" w:cs="Helvetica"/>
              <w:color w:val="000000" w:themeColor="text1"/>
              <w:sz w:val="22"/>
              <w:szCs w:val="22"/>
              <w:lang w:val="en-GB"/>
            </w:rPr>
          </w:rPrChange>
        </w:rPr>
        <w:t xml:space="preserve"> (f. 69r)</w:t>
      </w:r>
    </w:p>
    <w:p w14:paraId="6E2BA56D" w14:textId="16F19BD6" w:rsidR="00C16849" w:rsidRDefault="00BA347D"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w:t>
      </w:r>
      <w:r w:rsidR="006B33BA" w:rsidRPr="00A85C5D">
        <w:rPr>
          <w:rFonts w:asciiTheme="minorHAnsi" w:eastAsia="System Font" w:hAnsiTheme="minorHAnsi" w:cs="Helvetica"/>
          <w:color w:val="000000" w:themeColor="text1"/>
          <w:sz w:val="22"/>
          <w:szCs w:val="22"/>
          <w:lang w:val="en-GB"/>
        </w:rPr>
        <w:t>‘</w:t>
      </w:r>
      <w:r w:rsidRPr="00A85C5D">
        <w:rPr>
          <w:rFonts w:asciiTheme="minorHAnsi" w:eastAsia="System Font" w:hAnsiTheme="minorHAnsi" w:cs="Helvetica"/>
          <w:color w:val="000000" w:themeColor="text1"/>
          <w:sz w:val="22"/>
          <w:szCs w:val="22"/>
          <w:lang w:val="en-GB"/>
        </w:rPr>
        <w:t xml:space="preserve">In the year 1559, on the 22 day of May, </w:t>
      </w:r>
      <w:ins w:id="46" w:author="Sean Vrieland" w:date="2024-03-04T16:02:00Z">
        <w:r w:rsidR="00500A14">
          <w:rPr>
            <w:rFonts w:asciiTheme="minorHAnsi" w:eastAsia="System Font" w:hAnsiTheme="minorHAnsi" w:cs="Helvetica"/>
            <w:color w:val="000000" w:themeColor="text1"/>
            <w:sz w:val="22"/>
            <w:szCs w:val="22"/>
            <w:lang w:val="en-GB"/>
          </w:rPr>
          <w:t>K</w:t>
        </w:r>
      </w:ins>
      <w:del w:id="47" w:author="Sean Vrieland" w:date="2024-03-04T16:02:00Z">
        <w:r w:rsidRPr="00A85C5D" w:rsidDel="00500A14">
          <w:rPr>
            <w:rFonts w:asciiTheme="minorHAnsi" w:eastAsia="System Font" w:hAnsiTheme="minorHAnsi" w:cs="Helvetica"/>
            <w:color w:val="000000" w:themeColor="text1"/>
            <w:sz w:val="22"/>
            <w:szCs w:val="22"/>
            <w:lang w:val="en-GB"/>
          </w:rPr>
          <w:delText>k</w:delText>
        </w:r>
      </w:del>
      <w:r w:rsidRPr="00A85C5D">
        <w:rPr>
          <w:rFonts w:asciiTheme="minorHAnsi" w:eastAsia="System Font" w:hAnsiTheme="minorHAnsi" w:cs="Helvetica"/>
          <w:color w:val="000000" w:themeColor="text1"/>
          <w:sz w:val="22"/>
          <w:szCs w:val="22"/>
          <w:lang w:val="en-GB"/>
        </w:rPr>
        <w:t>ing Frederik II set out with his uncles</w:t>
      </w:r>
      <w:r w:rsidR="004320AF">
        <w:rPr>
          <w:rFonts w:asciiTheme="minorHAnsi" w:eastAsia="System Font" w:hAnsiTheme="minorHAnsi" w:cs="Helvetica"/>
          <w:color w:val="000000" w:themeColor="text1"/>
          <w:sz w:val="22"/>
          <w:szCs w:val="22"/>
          <w:lang w:val="en-GB"/>
        </w:rPr>
        <w:t>,</w:t>
      </w:r>
      <w:r w:rsidRPr="00A85C5D">
        <w:rPr>
          <w:rFonts w:asciiTheme="minorHAnsi" w:eastAsia="System Font" w:hAnsiTheme="minorHAnsi" w:cs="Helvetica"/>
          <w:color w:val="000000" w:themeColor="text1"/>
          <w:sz w:val="22"/>
          <w:szCs w:val="22"/>
          <w:lang w:val="en-GB"/>
        </w:rPr>
        <w:t xml:space="preserve"> duke Joh</w:t>
      </w:r>
      <w:r w:rsidR="004320AF">
        <w:rPr>
          <w:rFonts w:asciiTheme="minorHAnsi" w:eastAsia="System Font" w:hAnsiTheme="minorHAnsi" w:cs="Helvetica"/>
          <w:color w:val="000000" w:themeColor="text1"/>
          <w:sz w:val="22"/>
          <w:szCs w:val="22"/>
          <w:lang w:val="en-GB"/>
        </w:rPr>
        <w:t xml:space="preserve">n and duke Adolf, </w:t>
      </w:r>
      <w:r w:rsidRPr="00A85C5D">
        <w:rPr>
          <w:rFonts w:asciiTheme="minorHAnsi" w:eastAsia="System Font" w:hAnsiTheme="minorHAnsi" w:cs="Helvetica"/>
          <w:color w:val="000000" w:themeColor="text1"/>
          <w:sz w:val="22"/>
          <w:szCs w:val="22"/>
          <w:lang w:val="en-GB"/>
        </w:rPr>
        <w:t>with four regiments</w:t>
      </w:r>
      <w:r w:rsidR="00225B31" w:rsidRPr="00A85C5D">
        <w:rPr>
          <w:rFonts w:asciiTheme="minorHAnsi" w:eastAsia="System Font" w:hAnsiTheme="minorHAnsi" w:cs="Helvetica"/>
          <w:color w:val="000000" w:themeColor="text1"/>
          <w:sz w:val="22"/>
          <w:szCs w:val="22"/>
          <w:lang w:val="en-GB"/>
        </w:rPr>
        <w:t xml:space="preserve"> of </w:t>
      </w:r>
      <w:r w:rsidR="00F85F89" w:rsidRPr="00A85C5D">
        <w:rPr>
          <w:rFonts w:asciiTheme="minorHAnsi" w:eastAsia="System Font" w:hAnsiTheme="minorHAnsi" w:cs="Helvetica"/>
          <w:color w:val="000000" w:themeColor="text1"/>
          <w:sz w:val="22"/>
          <w:szCs w:val="22"/>
          <w:lang w:val="en-GB"/>
        </w:rPr>
        <w:t>soldiers</w:t>
      </w:r>
      <w:r w:rsidR="00225B31" w:rsidRPr="00A85C5D">
        <w:rPr>
          <w:rFonts w:asciiTheme="minorHAnsi" w:eastAsia="System Font" w:hAnsiTheme="minorHAnsi" w:cs="Helvetica"/>
          <w:color w:val="000000" w:themeColor="text1"/>
          <w:sz w:val="22"/>
          <w:szCs w:val="22"/>
          <w:lang w:val="en-GB"/>
        </w:rPr>
        <w:t xml:space="preserve"> </w:t>
      </w:r>
      <w:r w:rsidR="00876397">
        <w:rPr>
          <w:rFonts w:asciiTheme="minorHAnsi" w:eastAsia="System Font" w:hAnsiTheme="minorHAnsi" w:cs="Helvetica"/>
          <w:color w:val="000000" w:themeColor="text1"/>
          <w:sz w:val="22"/>
          <w:szCs w:val="22"/>
          <w:lang w:val="en-GB"/>
        </w:rPr>
        <w:t>into</w:t>
      </w:r>
      <w:r w:rsidR="00225B31" w:rsidRPr="00A85C5D">
        <w:rPr>
          <w:rFonts w:asciiTheme="minorHAnsi" w:eastAsia="System Font" w:hAnsiTheme="minorHAnsi" w:cs="Helvetica"/>
          <w:color w:val="000000" w:themeColor="text1"/>
          <w:sz w:val="22"/>
          <w:szCs w:val="22"/>
          <w:lang w:val="en-GB"/>
        </w:rPr>
        <w:t xml:space="preserve"> Dithmarschen to</w:t>
      </w:r>
      <w:r w:rsidR="00876397">
        <w:rPr>
          <w:rFonts w:asciiTheme="minorHAnsi" w:eastAsia="System Font" w:hAnsiTheme="minorHAnsi" w:cs="Helvetica"/>
          <w:color w:val="000000" w:themeColor="text1"/>
          <w:sz w:val="22"/>
          <w:szCs w:val="22"/>
          <w:lang w:val="en-GB"/>
        </w:rPr>
        <w:t>wards</w:t>
      </w:r>
      <w:r w:rsidR="006B33BA" w:rsidRPr="00A85C5D">
        <w:rPr>
          <w:rFonts w:asciiTheme="minorHAnsi" w:eastAsia="System Font" w:hAnsiTheme="minorHAnsi" w:cs="Helvetica"/>
          <w:color w:val="000000" w:themeColor="text1"/>
          <w:sz w:val="22"/>
          <w:szCs w:val="22"/>
          <w:lang w:val="en-GB"/>
        </w:rPr>
        <w:t xml:space="preserve"> Albersdorf’</w:t>
      </w:r>
      <w:r w:rsidRPr="00A85C5D">
        <w:rPr>
          <w:rFonts w:asciiTheme="minorHAnsi" w:eastAsia="System Font" w:hAnsiTheme="minorHAnsi" w:cs="Helvetica"/>
          <w:color w:val="000000" w:themeColor="text1"/>
          <w:sz w:val="22"/>
          <w:szCs w:val="22"/>
          <w:lang w:val="en-GB"/>
        </w:rPr>
        <w:t>)</w:t>
      </w:r>
    </w:p>
    <w:p w14:paraId="790A87A1" w14:textId="77777777" w:rsidR="00E92C33" w:rsidRDefault="00E92C33"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75A05D2C" w14:textId="2A2BBA0E" w:rsidR="00666A94" w:rsidRDefault="00666A94"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Pr>
          <w:rFonts w:asciiTheme="minorHAnsi" w:eastAsia="System Font" w:hAnsiTheme="minorHAnsi" w:cs="Helvetica"/>
          <w:color w:val="000000" w:themeColor="text1"/>
          <w:sz w:val="22"/>
          <w:szCs w:val="22"/>
          <w:lang w:val="en-GB"/>
        </w:rPr>
        <w:t>The army stayed for several days at Albersdorf to scout the terrain and the peasants’ defences before</w:t>
      </w:r>
      <w:r w:rsidR="004C2B82">
        <w:rPr>
          <w:rFonts w:asciiTheme="minorHAnsi" w:eastAsia="System Font" w:hAnsiTheme="minorHAnsi" w:cs="Helvetica"/>
          <w:color w:val="000000" w:themeColor="text1"/>
          <w:sz w:val="22"/>
          <w:szCs w:val="22"/>
          <w:lang w:val="en-GB"/>
        </w:rPr>
        <w:t xml:space="preserve"> leaving</w:t>
      </w:r>
      <w:r>
        <w:rPr>
          <w:rFonts w:asciiTheme="minorHAnsi" w:eastAsia="System Font" w:hAnsiTheme="minorHAnsi" w:cs="Helvetica"/>
          <w:color w:val="000000" w:themeColor="text1"/>
          <w:sz w:val="22"/>
          <w:szCs w:val="22"/>
          <w:lang w:val="en-GB"/>
        </w:rPr>
        <w:t xml:space="preserve"> </w:t>
      </w:r>
      <w:r w:rsidR="004C2B82">
        <w:rPr>
          <w:rFonts w:asciiTheme="minorHAnsi" w:eastAsia="System Font" w:hAnsiTheme="minorHAnsi" w:cs="Helvetica"/>
          <w:color w:val="000000" w:themeColor="text1"/>
          <w:sz w:val="22"/>
          <w:szCs w:val="22"/>
          <w:lang w:val="en-GB"/>
        </w:rPr>
        <w:t>for</w:t>
      </w:r>
      <w:r>
        <w:rPr>
          <w:rFonts w:asciiTheme="minorHAnsi" w:eastAsia="System Font" w:hAnsiTheme="minorHAnsi" w:cs="Helvetica"/>
          <w:color w:val="000000" w:themeColor="text1"/>
          <w:sz w:val="22"/>
          <w:szCs w:val="22"/>
          <w:lang w:val="en-GB"/>
        </w:rPr>
        <w:t xml:space="preserve"> Meldorf</w:t>
      </w:r>
      <w:r w:rsidR="004C2B82">
        <w:rPr>
          <w:rFonts w:asciiTheme="minorHAnsi" w:eastAsia="System Font" w:hAnsiTheme="minorHAnsi" w:cs="Helvetica"/>
          <w:color w:val="000000" w:themeColor="text1"/>
          <w:sz w:val="22"/>
          <w:szCs w:val="22"/>
          <w:lang w:val="en-GB"/>
        </w:rPr>
        <w:t xml:space="preserve"> on 2</w:t>
      </w:r>
      <w:r w:rsidR="00E24754">
        <w:rPr>
          <w:rFonts w:asciiTheme="minorHAnsi" w:eastAsia="System Font" w:hAnsiTheme="minorHAnsi" w:cs="Helvetica"/>
          <w:color w:val="000000" w:themeColor="text1"/>
          <w:sz w:val="22"/>
          <w:szCs w:val="22"/>
          <w:lang w:val="en-GB"/>
        </w:rPr>
        <w:t xml:space="preserve"> </w:t>
      </w:r>
      <w:r w:rsidR="004C2B82">
        <w:rPr>
          <w:rFonts w:asciiTheme="minorHAnsi" w:eastAsia="System Font" w:hAnsiTheme="minorHAnsi" w:cs="Helvetica"/>
          <w:color w:val="000000" w:themeColor="text1"/>
          <w:sz w:val="22"/>
          <w:szCs w:val="22"/>
          <w:lang w:val="en-GB"/>
        </w:rPr>
        <w:t>June:</w:t>
      </w:r>
    </w:p>
    <w:p w14:paraId="4D50A737" w14:textId="77777777" w:rsidR="004C2B82" w:rsidRDefault="004C2B82"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6A8D7317" w14:textId="024C200F" w:rsidR="004C2B82" w:rsidRPr="007D59C6" w:rsidRDefault="004C2B82" w:rsidP="00A85190">
      <w:pPr>
        <w:widowControl w:val="0"/>
        <w:autoSpaceDE w:val="0"/>
        <w:autoSpaceDN w:val="0"/>
        <w:adjustRightInd w:val="0"/>
        <w:rPr>
          <w:rFonts w:asciiTheme="minorHAnsi" w:eastAsia="System Font" w:hAnsiTheme="minorHAnsi" w:cs="Helvetica"/>
          <w:color w:val="000000" w:themeColor="text1"/>
          <w:sz w:val="22"/>
          <w:szCs w:val="22"/>
          <w:lang w:val="da-DK"/>
          <w:rPrChange w:id="48" w:author="Sean Vrieland" w:date="2023-12-27T09:10:00Z">
            <w:rPr>
              <w:rFonts w:asciiTheme="minorHAnsi" w:eastAsia="System Font" w:hAnsiTheme="minorHAnsi" w:cs="Helvetica"/>
              <w:color w:val="000000" w:themeColor="text1"/>
              <w:sz w:val="22"/>
              <w:szCs w:val="22"/>
              <w:lang w:val="en-GB"/>
            </w:rPr>
          </w:rPrChange>
        </w:rPr>
      </w:pPr>
      <w:r w:rsidRPr="007D59C6">
        <w:rPr>
          <w:rFonts w:asciiTheme="minorHAnsi" w:eastAsia="System Font" w:hAnsiTheme="minorHAnsi" w:cs="Helvetica"/>
          <w:i/>
          <w:color w:val="000000" w:themeColor="text1"/>
          <w:sz w:val="22"/>
          <w:szCs w:val="22"/>
          <w:lang w:val="da-DK"/>
          <w:rPrChange w:id="49" w:author="Sean Vrieland" w:date="2023-12-27T09:10:00Z">
            <w:rPr>
              <w:rFonts w:asciiTheme="minorHAnsi" w:eastAsia="System Font" w:hAnsiTheme="minorHAnsi" w:cs="Helvetica"/>
              <w:i/>
              <w:color w:val="000000" w:themeColor="text1"/>
              <w:sz w:val="22"/>
              <w:szCs w:val="22"/>
              <w:lang w:val="en-GB"/>
            </w:rPr>
          </w:rPrChange>
        </w:rPr>
        <w:t>Thend 2 dag Junij droge herrene mett thend ganske hob om aft</w:t>
      </w:r>
      <w:r w:rsidR="00BF2D71" w:rsidRPr="007D59C6">
        <w:rPr>
          <w:rFonts w:asciiTheme="minorHAnsi" w:eastAsia="System Font" w:hAnsiTheme="minorHAnsi" w:cs="Helvetica"/>
          <w:i/>
          <w:color w:val="000000" w:themeColor="text1"/>
          <w:sz w:val="22"/>
          <w:szCs w:val="22"/>
          <w:lang w:val="da-DK"/>
          <w:rPrChange w:id="50" w:author="Sean Vrieland" w:date="2023-12-27T09:10:00Z">
            <w:rPr>
              <w:rFonts w:asciiTheme="minorHAnsi" w:eastAsia="System Font" w:hAnsiTheme="minorHAnsi" w:cs="Helvetica"/>
              <w:i/>
              <w:color w:val="000000" w:themeColor="text1"/>
              <w:sz w:val="22"/>
              <w:szCs w:val="22"/>
              <w:lang w:val="en-GB"/>
            </w:rPr>
          </w:rPrChange>
        </w:rPr>
        <w:t>tenen fra Aluersdorp oc fo</w:t>
      </w:r>
      <w:r w:rsidRPr="007D59C6">
        <w:rPr>
          <w:rFonts w:asciiTheme="minorHAnsi" w:eastAsia="System Font" w:hAnsiTheme="minorHAnsi" w:cs="Helvetica"/>
          <w:i/>
          <w:color w:val="000000" w:themeColor="text1"/>
          <w:sz w:val="22"/>
          <w:szCs w:val="22"/>
          <w:lang w:val="da-DK"/>
          <w:rPrChange w:id="51" w:author="Sean Vrieland" w:date="2023-12-27T09:10:00Z">
            <w:rPr>
              <w:rFonts w:asciiTheme="minorHAnsi" w:eastAsia="System Font" w:hAnsiTheme="minorHAnsi" w:cs="Helvetica"/>
              <w:i/>
              <w:color w:val="000000" w:themeColor="text1"/>
              <w:sz w:val="22"/>
              <w:szCs w:val="22"/>
              <w:lang w:val="en-GB"/>
            </w:rPr>
          </w:rPrChange>
        </w:rPr>
        <w:t>r Meldor</w:t>
      </w:r>
      <w:r w:rsidR="00BF2D71" w:rsidRPr="007D59C6">
        <w:rPr>
          <w:rFonts w:asciiTheme="minorHAnsi" w:eastAsia="System Font" w:hAnsiTheme="minorHAnsi" w:cs="Helvetica"/>
          <w:i/>
          <w:color w:val="000000" w:themeColor="text1"/>
          <w:sz w:val="22"/>
          <w:szCs w:val="22"/>
          <w:lang w:val="da-DK"/>
          <w:rPrChange w:id="52" w:author="Sean Vrieland" w:date="2023-12-27T09:10:00Z">
            <w:rPr>
              <w:rFonts w:asciiTheme="minorHAnsi" w:eastAsia="System Font" w:hAnsiTheme="minorHAnsi" w:cs="Helvetica"/>
              <w:i/>
              <w:color w:val="000000" w:themeColor="text1"/>
              <w:sz w:val="22"/>
              <w:szCs w:val="22"/>
              <w:lang w:val="en-GB"/>
            </w:rPr>
          </w:rPrChange>
        </w:rPr>
        <w:t>p</w:t>
      </w:r>
      <w:r w:rsidRPr="007D59C6">
        <w:rPr>
          <w:rFonts w:asciiTheme="minorHAnsi" w:eastAsia="System Font" w:hAnsiTheme="minorHAnsi" w:cs="Helvetica"/>
          <w:i/>
          <w:color w:val="000000" w:themeColor="text1"/>
          <w:sz w:val="22"/>
          <w:szCs w:val="22"/>
          <w:lang w:val="da-DK"/>
          <w:rPrChange w:id="53" w:author="Sean Vrieland" w:date="2023-12-27T09:10:00Z">
            <w:rPr>
              <w:rFonts w:asciiTheme="minorHAnsi" w:eastAsia="System Font" w:hAnsiTheme="minorHAnsi" w:cs="Helvetica"/>
              <w:i/>
              <w:color w:val="000000" w:themeColor="text1"/>
              <w:sz w:val="22"/>
              <w:szCs w:val="22"/>
              <w:lang w:val="en-GB"/>
            </w:rPr>
          </w:rPrChange>
        </w:rPr>
        <w:t xml:space="preserve"> oc om morgenen emellom 2 oc 3 tha begyntis stormen for Meldorp, oc bleff Meldorp och the skantzer ther hoss</w:t>
      </w:r>
      <w:r w:rsidR="00BF2D71" w:rsidRPr="007D59C6">
        <w:rPr>
          <w:rFonts w:asciiTheme="minorHAnsi" w:eastAsia="System Font" w:hAnsiTheme="minorHAnsi" w:cs="Helvetica"/>
          <w:i/>
          <w:color w:val="000000" w:themeColor="text1"/>
          <w:sz w:val="22"/>
          <w:szCs w:val="22"/>
          <w:lang w:val="da-DK"/>
          <w:rPrChange w:id="54" w:author="Sean Vrieland" w:date="2023-12-27T09:10:00Z">
            <w:rPr>
              <w:rFonts w:asciiTheme="minorHAnsi" w:eastAsia="System Font" w:hAnsiTheme="minorHAnsi" w:cs="Helvetica"/>
              <w:i/>
              <w:color w:val="000000" w:themeColor="text1"/>
              <w:sz w:val="22"/>
              <w:szCs w:val="22"/>
              <w:lang w:val="en-GB"/>
            </w:rPr>
          </w:rPrChange>
        </w:rPr>
        <w:t xml:space="preserve"> stormett oc wundet om morgenen klocken war siuff</w:t>
      </w:r>
      <w:r w:rsidRPr="007D59C6">
        <w:rPr>
          <w:rFonts w:asciiTheme="minorHAnsi" w:eastAsia="System Font" w:hAnsiTheme="minorHAnsi" w:cs="Helvetica"/>
          <w:i/>
          <w:color w:val="000000" w:themeColor="text1"/>
          <w:sz w:val="22"/>
          <w:szCs w:val="22"/>
          <w:lang w:val="da-DK"/>
          <w:rPrChange w:id="55" w:author="Sean Vrieland" w:date="2023-12-27T09:10:00Z">
            <w:rPr>
              <w:rFonts w:asciiTheme="minorHAnsi" w:eastAsia="System Font" w:hAnsiTheme="minorHAnsi" w:cs="Helvetica"/>
              <w:i/>
              <w:color w:val="000000" w:themeColor="text1"/>
              <w:sz w:val="22"/>
              <w:szCs w:val="22"/>
              <w:lang w:val="en-GB"/>
            </w:rPr>
          </w:rPrChange>
        </w:rPr>
        <w:t xml:space="preserve"> thend 3 dag Junij</w:t>
      </w:r>
      <w:r w:rsidRPr="007D59C6">
        <w:rPr>
          <w:rFonts w:asciiTheme="minorHAnsi" w:eastAsia="System Font" w:hAnsiTheme="minorHAnsi" w:cs="Helvetica"/>
          <w:color w:val="000000" w:themeColor="text1"/>
          <w:sz w:val="22"/>
          <w:szCs w:val="22"/>
          <w:lang w:val="da-DK"/>
          <w:rPrChange w:id="56" w:author="Sean Vrieland" w:date="2023-12-27T09:10:00Z">
            <w:rPr>
              <w:rFonts w:asciiTheme="minorHAnsi" w:eastAsia="System Font" w:hAnsiTheme="minorHAnsi" w:cs="Helvetica"/>
              <w:color w:val="000000" w:themeColor="text1"/>
              <w:sz w:val="22"/>
              <w:szCs w:val="22"/>
              <w:lang w:val="en-GB"/>
            </w:rPr>
          </w:rPrChange>
        </w:rPr>
        <w:t xml:space="preserve"> (ff. 69r–v)</w:t>
      </w:r>
    </w:p>
    <w:p w14:paraId="5BA1CDC1" w14:textId="095BFDA5" w:rsidR="004C2B82" w:rsidRDefault="00500A14" w:rsidP="00A85190">
      <w:pPr>
        <w:widowControl w:val="0"/>
        <w:autoSpaceDE w:val="0"/>
        <w:autoSpaceDN w:val="0"/>
        <w:adjustRightInd w:val="0"/>
        <w:rPr>
          <w:rFonts w:asciiTheme="minorHAnsi" w:eastAsia="System Font" w:hAnsiTheme="minorHAnsi" w:cs="Helvetica"/>
          <w:color w:val="000000" w:themeColor="text1"/>
          <w:sz w:val="22"/>
          <w:szCs w:val="22"/>
          <w:lang w:val="en-GB"/>
        </w:rPr>
      </w:pPr>
      <w:ins w:id="57" w:author="Sean Vrieland" w:date="2024-03-04T16:02:00Z">
        <w:r>
          <w:rPr>
            <w:rFonts w:asciiTheme="minorHAnsi" w:eastAsia="System Font" w:hAnsiTheme="minorHAnsi" w:cs="Helvetica"/>
            <w:color w:val="000000" w:themeColor="text1"/>
            <w:sz w:val="22"/>
            <w:szCs w:val="22"/>
            <w:lang w:val="en-GB"/>
          </w:rPr>
          <w:t>(</w:t>
        </w:r>
      </w:ins>
      <w:r w:rsidR="0070765E">
        <w:rPr>
          <w:rFonts w:asciiTheme="minorHAnsi" w:eastAsia="System Font" w:hAnsiTheme="minorHAnsi" w:cs="Helvetica"/>
          <w:color w:val="000000" w:themeColor="text1"/>
          <w:sz w:val="22"/>
          <w:szCs w:val="22"/>
          <w:lang w:val="en-GB"/>
        </w:rPr>
        <w:t>‘</w:t>
      </w:r>
      <w:r w:rsidR="004C2B82">
        <w:rPr>
          <w:rFonts w:asciiTheme="minorHAnsi" w:eastAsia="System Font" w:hAnsiTheme="minorHAnsi" w:cs="Helvetica"/>
          <w:color w:val="000000" w:themeColor="text1"/>
          <w:sz w:val="22"/>
          <w:szCs w:val="22"/>
          <w:lang w:val="en-GB"/>
        </w:rPr>
        <w:t xml:space="preserve">On the second day of June, the </w:t>
      </w:r>
      <w:del w:id="58" w:author="Sean Vrieland" w:date="2024-03-04T16:02:00Z">
        <w:r w:rsidR="004C2B82" w:rsidDel="00500A14">
          <w:rPr>
            <w:rFonts w:asciiTheme="minorHAnsi" w:eastAsia="System Font" w:hAnsiTheme="minorHAnsi" w:cs="Helvetica"/>
            <w:color w:val="000000" w:themeColor="text1"/>
            <w:sz w:val="22"/>
            <w:szCs w:val="22"/>
            <w:lang w:val="en-GB"/>
          </w:rPr>
          <w:delText xml:space="preserve">lords </w:delText>
        </w:r>
      </w:del>
      <w:ins w:id="59" w:author="Sean Vrieland" w:date="2024-03-04T16:02:00Z">
        <w:r>
          <w:rPr>
            <w:rFonts w:asciiTheme="minorHAnsi" w:eastAsia="System Font" w:hAnsiTheme="minorHAnsi" w:cs="Helvetica"/>
            <w:color w:val="000000" w:themeColor="text1"/>
            <w:sz w:val="22"/>
            <w:szCs w:val="22"/>
            <w:lang w:val="en-GB"/>
          </w:rPr>
          <w:t>noblemen</w:t>
        </w:r>
        <w:r>
          <w:rPr>
            <w:rFonts w:asciiTheme="minorHAnsi" w:eastAsia="System Font" w:hAnsiTheme="minorHAnsi" w:cs="Helvetica"/>
            <w:color w:val="000000" w:themeColor="text1"/>
            <w:sz w:val="22"/>
            <w:szCs w:val="22"/>
            <w:lang w:val="en-GB"/>
          </w:rPr>
          <w:t xml:space="preserve"> </w:t>
        </w:r>
      </w:ins>
      <w:r w:rsidR="004C2B82">
        <w:rPr>
          <w:rFonts w:asciiTheme="minorHAnsi" w:eastAsia="System Font" w:hAnsiTheme="minorHAnsi" w:cs="Helvetica"/>
          <w:color w:val="000000" w:themeColor="text1"/>
          <w:sz w:val="22"/>
          <w:szCs w:val="22"/>
          <w:lang w:val="en-GB"/>
        </w:rPr>
        <w:t xml:space="preserve">set out with the whole </w:t>
      </w:r>
      <w:r w:rsidR="0038206F">
        <w:rPr>
          <w:rFonts w:asciiTheme="minorHAnsi" w:eastAsia="System Font" w:hAnsiTheme="minorHAnsi" w:cs="Helvetica"/>
          <w:color w:val="000000" w:themeColor="text1"/>
          <w:sz w:val="22"/>
          <w:szCs w:val="22"/>
          <w:lang w:val="en-GB"/>
        </w:rPr>
        <w:t>host</w:t>
      </w:r>
      <w:r w:rsidR="004C2B82">
        <w:rPr>
          <w:rFonts w:asciiTheme="minorHAnsi" w:eastAsia="System Font" w:hAnsiTheme="minorHAnsi" w:cs="Helvetica"/>
          <w:color w:val="000000" w:themeColor="text1"/>
          <w:sz w:val="22"/>
          <w:szCs w:val="22"/>
          <w:lang w:val="en-GB"/>
        </w:rPr>
        <w:t xml:space="preserve"> in the evening from </w:t>
      </w:r>
      <w:r w:rsidR="004C2B82">
        <w:rPr>
          <w:rFonts w:asciiTheme="minorHAnsi" w:eastAsia="System Font" w:hAnsiTheme="minorHAnsi" w:cs="Helvetica"/>
          <w:color w:val="000000" w:themeColor="text1"/>
          <w:sz w:val="22"/>
          <w:szCs w:val="22"/>
          <w:lang w:val="en-GB"/>
        </w:rPr>
        <w:lastRenderedPageBreak/>
        <w:t xml:space="preserve">Albersdorf towards Meldorf and, in the morning between the second and third, the </w:t>
      </w:r>
      <w:r w:rsidR="0070765E">
        <w:rPr>
          <w:rFonts w:asciiTheme="minorHAnsi" w:eastAsia="System Font" w:hAnsiTheme="minorHAnsi" w:cs="Helvetica"/>
          <w:color w:val="000000" w:themeColor="text1"/>
          <w:sz w:val="22"/>
          <w:szCs w:val="22"/>
          <w:lang w:val="en-GB"/>
        </w:rPr>
        <w:t>assault</w:t>
      </w:r>
      <w:r w:rsidR="004C2B82">
        <w:rPr>
          <w:rFonts w:asciiTheme="minorHAnsi" w:eastAsia="System Font" w:hAnsiTheme="minorHAnsi" w:cs="Helvetica"/>
          <w:color w:val="000000" w:themeColor="text1"/>
          <w:sz w:val="22"/>
          <w:szCs w:val="22"/>
          <w:lang w:val="en-GB"/>
        </w:rPr>
        <w:t xml:space="preserve"> at Meldof began.</w:t>
      </w:r>
      <w:r w:rsidR="0038206F">
        <w:rPr>
          <w:rFonts w:asciiTheme="minorHAnsi" w:eastAsia="System Font" w:hAnsiTheme="minorHAnsi" w:cs="Helvetica"/>
          <w:color w:val="000000" w:themeColor="text1"/>
          <w:sz w:val="22"/>
          <w:szCs w:val="22"/>
          <w:lang w:val="en-GB"/>
        </w:rPr>
        <w:t xml:space="preserve"> And Meldorf and</w:t>
      </w:r>
      <w:r w:rsidR="0070765E">
        <w:rPr>
          <w:rFonts w:asciiTheme="minorHAnsi" w:eastAsia="System Font" w:hAnsiTheme="minorHAnsi" w:cs="Helvetica"/>
          <w:color w:val="000000" w:themeColor="text1"/>
          <w:sz w:val="22"/>
          <w:szCs w:val="22"/>
          <w:lang w:val="en-GB"/>
        </w:rPr>
        <w:t xml:space="preserve"> the sconces there were assaulted and conquered </w:t>
      </w:r>
      <w:r w:rsidR="00BF2D71">
        <w:rPr>
          <w:rFonts w:asciiTheme="minorHAnsi" w:eastAsia="System Font" w:hAnsiTheme="minorHAnsi" w:cs="Helvetica"/>
          <w:color w:val="000000" w:themeColor="text1"/>
          <w:sz w:val="22"/>
          <w:szCs w:val="22"/>
          <w:lang w:val="en-GB"/>
        </w:rPr>
        <w:t>in</w:t>
      </w:r>
      <w:r w:rsidR="0070765E">
        <w:rPr>
          <w:rFonts w:asciiTheme="minorHAnsi" w:eastAsia="System Font" w:hAnsiTheme="minorHAnsi" w:cs="Helvetica"/>
          <w:color w:val="000000" w:themeColor="text1"/>
          <w:sz w:val="22"/>
          <w:szCs w:val="22"/>
          <w:lang w:val="en-GB"/>
        </w:rPr>
        <w:t xml:space="preserve"> the morning, </w:t>
      </w:r>
      <w:r w:rsidR="00BF2D71">
        <w:rPr>
          <w:rFonts w:asciiTheme="minorHAnsi" w:eastAsia="System Font" w:hAnsiTheme="minorHAnsi" w:cs="Helvetica"/>
          <w:color w:val="000000" w:themeColor="text1"/>
          <w:sz w:val="22"/>
          <w:szCs w:val="22"/>
          <w:lang w:val="en-GB"/>
        </w:rPr>
        <w:t>at</w:t>
      </w:r>
      <w:r w:rsidR="0070765E">
        <w:rPr>
          <w:rFonts w:asciiTheme="minorHAnsi" w:eastAsia="System Font" w:hAnsiTheme="minorHAnsi" w:cs="Helvetica"/>
          <w:color w:val="000000" w:themeColor="text1"/>
          <w:sz w:val="22"/>
          <w:szCs w:val="22"/>
          <w:lang w:val="en-GB"/>
        </w:rPr>
        <w:t xml:space="preserve"> </w:t>
      </w:r>
      <w:r w:rsidR="00081C26">
        <w:rPr>
          <w:rFonts w:asciiTheme="minorHAnsi" w:eastAsia="System Font" w:hAnsiTheme="minorHAnsi" w:cs="Helvetica"/>
          <w:color w:val="000000" w:themeColor="text1"/>
          <w:sz w:val="22"/>
          <w:szCs w:val="22"/>
          <w:lang w:val="en-GB"/>
        </w:rPr>
        <w:t>seven</w:t>
      </w:r>
      <w:r w:rsidR="00BF2D71">
        <w:rPr>
          <w:rFonts w:asciiTheme="minorHAnsi" w:eastAsia="System Font" w:hAnsiTheme="minorHAnsi" w:cs="Helvetica"/>
          <w:color w:val="000000" w:themeColor="text1"/>
          <w:sz w:val="22"/>
          <w:szCs w:val="22"/>
          <w:lang w:val="en-GB"/>
        </w:rPr>
        <w:t xml:space="preserve"> o´clock</w:t>
      </w:r>
      <w:r w:rsidR="0070765E">
        <w:rPr>
          <w:rFonts w:asciiTheme="minorHAnsi" w:eastAsia="System Font" w:hAnsiTheme="minorHAnsi" w:cs="Helvetica"/>
          <w:color w:val="000000" w:themeColor="text1"/>
          <w:sz w:val="22"/>
          <w:szCs w:val="22"/>
          <w:lang w:val="en-GB"/>
        </w:rPr>
        <w:t>, the third day of June.’</w:t>
      </w:r>
      <w:ins w:id="60" w:author="Sean Vrieland" w:date="2024-03-04T16:02:00Z">
        <w:r>
          <w:rPr>
            <w:rFonts w:asciiTheme="minorHAnsi" w:eastAsia="System Font" w:hAnsiTheme="minorHAnsi" w:cs="Helvetica"/>
            <w:color w:val="000000" w:themeColor="text1"/>
            <w:sz w:val="22"/>
            <w:szCs w:val="22"/>
            <w:lang w:val="en-GB"/>
          </w:rPr>
          <w:t>)</w:t>
        </w:r>
      </w:ins>
    </w:p>
    <w:p w14:paraId="24234D55" w14:textId="77777777" w:rsidR="00666A94" w:rsidRDefault="00666A94"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0A49219A" w14:textId="67B0C24B" w:rsidR="005410B7" w:rsidRDefault="00DA2D81"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Pr>
          <w:rFonts w:asciiTheme="minorHAnsi" w:eastAsia="System Font" w:hAnsiTheme="minorHAnsi" w:cs="Helvetica"/>
          <w:color w:val="000000" w:themeColor="text1"/>
          <w:sz w:val="22"/>
          <w:szCs w:val="22"/>
          <w:lang w:val="en-GB"/>
        </w:rPr>
        <w:t>The battles between the invading and defending armies continued until</w:t>
      </w:r>
      <w:r w:rsidR="007D4201">
        <w:rPr>
          <w:rFonts w:asciiTheme="minorHAnsi" w:eastAsia="System Font" w:hAnsiTheme="minorHAnsi" w:cs="Helvetica"/>
          <w:color w:val="000000" w:themeColor="text1"/>
          <w:sz w:val="22"/>
          <w:szCs w:val="22"/>
          <w:lang w:val="en-GB"/>
        </w:rPr>
        <w:t xml:space="preserve"> the </w:t>
      </w:r>
      <w:r w:rsidR="00562A49">
        <w:rPr>
          <w:rFonts w:asciiTheme="minorHAnsi" w:eastAsia="System Font" w:hAnsiTheme="minorHAnsi" w:cs="Helvetica"/>
          <w:color w:val="000000" w:themeColor="text1"/>
          <w:sz w:val="22"/>
          <w:szCs w:val="22"/>
          <w:lang w:val="en-GB"/>
        </w:rPr>
        <w:t xml:space="preserve">deciding </w:t>
      </w:r>
      <w:r w:rsidR="000675A2">
        <w:rPr>
          <w:rFonts w:asciiTheme="minorHAnsi" w:eastAsia="System Font" w:hAnsiTheme="minorHAnsi" w:cs="Helvetica"/>
          <w:color w:val="000000" w:themeColor="text1"/>
          <w:sz w:val="22"/>
          <w:szCs w:val="22"/>
          <w:lang w:val="en-GB"/>
        </w:rPr>
        <w:t>battle which happened</w:t>
      </w:r>
      <w:r w:rsidR="00133AA4">
        <w:rPr>
          <w:rFonts w:asciiTheme="minorHAnsi" w:eastAsia="System Font" w:hAnsiTheme="minorHAnsi" w:cs="Helvetica"/>
          <w:color w:val="000000" w:themeColor="text1"/>
          <w:sz w:val="22"/>
          <w:szCs w:val="22"/>
          <w:lang w:val="en-GB"/>
        </w:rPr>
        <w:t xml:space="preserve"> at Heide </w:t>
      </w:r>
      <w:r w:rsidR="007D4201">
        <w:rPr>
          <w:rFonts w:asciiTheme="minorHAnsi" w:eastAsia="System Font" w:hAnsiTheme="minorHAnsi" w:cs="Helvetica"/>
          <w:color w:val="000000" w:themeColor="text1"/>
          <w:sz w:val="22"/>
          <w:szCs w:val="22"/>
          <w:lang w:val="en-GB"/>
        </w:rPr>
        <w:t xml:space="preserve">on </w:t>
      </w:r>
      <w:r w:rsidR="00133AA4">
        <w:rPr>
          <w:rFonts w:asciiTheme="minorHAnsi" w:eastAsia="System Font" w:hAnsiTheme="minorHAnsi" w:cs="Helvetica"/>
          <w:color w:val="000000" w:themeColor="text1"/>
          <w:sz w:val="22"/>
          <w:szCs w:val="22"/>
          <w:lang w:val="en-GB"/>
        </w:rPr>
        <w:t>13</w:t>
      </w:r>
      <w:r w:rsidR="005410B7">
        <w:rPr>
          <w:rFonts w:asciiTheme="minorHAnsi" w:eastAsia="System Font" w:hAnsiTheme="minorHAnsi" w:cs="Helvetica"/>
          <w:color w:val="000000" w:themeColor="text1"/>
          <w:sz w:val="22"/>
          <w:szCs w:val="22"/>
          <w:lang w:val="en-GB"/>
        </w:rPr>
        <w:t xml:space="preserve"> June:</w:t>
      </w:r>
    </w:p>
    <w:p w14:paraId="3039C103" w14:textId="77777777" w:rsidR="00DA2D81" w:rsidRDefault="00DA2D81"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247A30FA" w14:textId="7FC4384F" w:rsidR="005410B7" w:rsidRPr="00C745CC" w:rsidRDefault="005410B7" w:rsidP="00A85190">
      <w:pPr>
        <w:widowControl w:val="0"/>
        <w:autoSpaceDE w:val="0"/>
        <w:autoSpaceDN w:val="0"/>
        <w:adjustRightInd w:val="0"/>
        <w:rPr>
          <w:rFonts w:asciiTheme="minorHAnsi" w:eastAsia="System Font" w:hAnsiTheme="minorHAnsi" w:cs="Helvetica"/>
          <w:i/>
          <w:color w:val="000000" w:themeColor="text1"/>
          <w:sz w:val="22"/>
          <w:szCs w:val="22"/>
          <w:lang w:val="en-GB"/>
        </w:rPr>
      </w:pPr>
      <w:r w:rsidRPr="00C745CC">
        <w:rPr>
          <w:rFonts w:asciiTheme="minorHAnsi" w:eastAsia="System Font" w:hAnsiTheme="minorHAnsi" w:cs="Helvetica"/>
          <w:i/>
          <w:color w:val="000000" w:themeColor="text1"/>
          <w:sz w:val="22"/>
          <w:szCs w:val="22"/>
          <w:lang w:val="en-GB"/>
        </w:rPr>
        <w:t>Thend tid the Dytmarscher f</w:t>
      </w:r>
      <w:r w:rsidR="009A7930">
        <w:rPr>
          <w:rFonts w:asciiTheme="minorHAnsi" w:eastAsia="System Font" w:hAnsiTheme="minorHAnsi" w:cs="Helvetica"/>
          <w:i/>
          <w:color w:val="000000" w:themeColor="text1"/>
          <w:sz w:val="22"/>
          <w:szCs w:val="22"/>
          <w:lang w:val="en-GB"/>
        </w:rPr>
        <w:t>ornome</w:t>
      </w:r>
      <w:r w:rsidR="002F0A0F" w:rsidRPr="00C745CC">
        <w:rPr>
          <w:rFonts w:asciiTheme="minorHAnsi" w:eastAsia="System Font" w:hAnsiTheme="minorHAnsi" w:cs="Helvetica"/>
          <w:i/>
          <w:color w:val="000000" w:themeColor="text1"/>
          <w:sz w:val="22"/>
          <w:szCs w:val="22"/>
          <w:lang w:val="en-GB"/>
        </w:rPr>
        <w:t xml:space="preserve"> att wj ware f</w:t>
      </w:r>
      <w:r w:rsidRPr="00C745CC">
        <w:rPr>
          <w:rFonts w:asciiTheme="minorHAnsi" w:eastAsia="System Font" w:hAnsiTheme="minorHAnsi" w:cs="Helvetica"/>
          <w:i/>
          <w:color w:val="000000" w:themeColor="text1"/>
          <w:sz w:val="22"/>
          <w:szCs w:val="22"/>
          <w:lang w:val="en-GB"/>
        </w:rPr>
        <w:t>or H</w:t>
      </w:r>
      <w:r w:rsidR="009A7930">
        <w:rPr>
          <w:rFonts w:asciiTheme="minorHAnsi" w:eastAsia="System Font" w:hAnsiTheme="minorHAnsi" w:cs="Helvetica"/>
          <w:i/>
          <w:color w:val="000000" w:themeColor="text1"/>
          <w:sz w:val="22"/>
          <w:szCs w:val="22"/>
          <w:lang w:val="en-GB"/>
        </w:rPr>
        <w:t>eiden</w:t>
      </w:r>
      <w:r w:rsidR="002F0A0F" w:rsidRPr="00C745CC">
        <w:rPr>
          <w:rFonts w:asciiTheme="minorHAnsi" w:eastAsia="System Font" w:hAnsiTheme="minorHAnsi" w:cs="Helvetica"/>
          <w:i/>
          <w:color w:val="000000" w:themeColor="text1"/>
          <w:sz w:val="22"/>
          <w:szCs w:val="22"/>
          <w:lang w:val="en-GB"/>
        </w:rPr>
        <w:t xml:space="preserve"> tha forlode the Henimi</w:t>
      </w:r>
      <w:r w:rsidRPr="00C745CC">
        <w:rPr>
          <w:rFonts w:asciiTheme="minorHAnsi" w:eastAsia="System Font" w:hAnsiTheme="minorHAnsi" w:cs="Helvetica"/>
          <w:i/>
          <w:color w:val="000000" w:themeColor="text1"/>
          <w:sz w:val="22"/>
          <w:szCs w:val="22"/>
          <w:lang w:val="en-GB"/>
        </w:rPr>
        <w:t>gstede oc droge tiil Hei</w:t>
      </w:r>
      <w:r w:rsidR="009A7930">
        <w:rPr>
          <w:rFonts w:asciiTheme="minorHAnsi" w:eastAsia="System Font" w:hAnsiTheme="minorHAnsi" w:cs="Helvetica"/>
          <w:i/>
          <w:color w:val="000000" w:themeColor="text1"/>
          <w:sz w:val="22"/>
          <w:szCs w:val="22"/>
          <w:lang w:val="en-GB"/>
        </w:rPr>
        <w:t>denn mett theris ganske magtt, Och ther skede enn stor skarmü</w:t>
      </w:r>
      <w:r w:rsidRPr="00C745CC">
        <w:rPr>
          <w:rFonts w:asciiTheme="minorHAnsi" w:eastAsia="System Font" w:hAnsiTheme="minorHAnsi" w:cs="Helvetica"/>
          <w:i/>
          <w:color w:val="000000" w:themeColor="text1"/>
          <w:sz w:val="22"/>
          <w:szCs w:val="22"/>
          <w:lang w:val="en-GB"/>
        </w:rPr>
        <w:t>tzel,</w:t>
      </w:r>
      <w:r w:rsidR="009A7930">
        <w:rPr>
          <w:rFonts w:asciiTheme="minorHAnsi" w:eastAsia="System Font" w:hAnsiTheme="minorHAnsi" w:cs="Helvetica"/>
          <w:i/>
          <w:color w:val="000000" w:themeColor="text1"/>
          <w:sz w:val="22"/>
          <w:szCs w:val="22"/>
          <w:lang w:val="en-GB"/>
        </w:rPr>
        <w:t xml:space="preserve"> och bleff</w:t>
      </w:r>
      <w:r w:rsidR="00C745CC">
        <w:rPr>
          <w:rFonts w:asciiTheme="minorHAnsi" w:eastAsia="System Font" w:hAnsiTheme="minorHAnsi" w:cs="Helvetica"/>
          <w:i/>
          <w:color w:val="000000" w:themeColor="text1"/>
          <w:sz w:val="22"/>
          <w:szCs w:val="22"/>
          <w:lang w:val="en-GB"/>
        </w:rPr>
        <w:t>ue mere end 3000 Dyt</w:t>
      </w:r>
      <w:r w:rsidR="009A7930">
        <w:rPr>
          <w:rFonts w:asciiTheme="minorHAnsi" w:eastAsia="System Font" w:hAnsiTheme="minorHAnsi" w:cs="Helvetica"/>
          <w:i/>
          <w:color w:val="000000" w:themeColor="text1"/>
          <w:sz w:val="22"/>
          <w:szCs w:val="22"/>
          <w:lang w:val="en-GB"/>
        </w:rPr>
        <w:t>marscher d</w:t>
      </w:r>
      <w:ins w:id="61" w:author="Sean Vrieland" w:date="2024-03-04T16:03:00Z">
        <w:r w:rsidR="00500A14">
          <w:rPr>
            <w:rFonts w:asciiTheme="minorHAnsi" w:eastAsia="System Font" w:hAnsiTheme="minorHAnsi" w:cs="Helvetica"/>
            <w:i/>
            <w:color w:val="000000" w:themeColor="text1"/>
            <w:sz w:val="22"/>
            <w:szCs w:val="22"/>
            <w:lang w:val="en-GB"/>
          </w:rPr>
          <w:t>ø</w:t>
        </w:r>
      </w:ins>
      <w:del w:id="62" w:author="Sean Vrieland" w:date="2024-03-04T16:03:00Z">
        <w:r w:rsidR="009A7930" w:rsidDel="00500A14">
          <w:rPr>
            <w:rFonts w:asciiTheme="minorHAnsi" w:eastAsia="System Font" w:hAnsiTheme="minorHAnsi" w:cs="Helvetica"/>
            <w:i/>
            <w:color w:val="000000" w:themeColor="text1"/>
            <w:sz w:val="22"/>
            <w:szCs w:val="22"/>
            <w:lang w:val="en-GB"/>
          </w:rPr>
          <w:delText>ó</w:delText>
        </w:r>
      </w:del>
      <w:r w:rsidR="00C745CC">
        <w:rPr>
          <w:rFonts w:asciiTheme="minorHAnsi" w:eastAsia="System Font" w:hAnsiTheme="minorHAnsi" w:cs="Helvetica"/>
          <w:i/>
          <w:color w:val="000000" w:themeColor="text1"/>
          <w:sz w:val="22"/>
          <w:szCs w:val="22"/>
          <w:lang w:val="en-GB"/>
        </w:rPr>
        <w:t>de, och mange fl</w:t>
      </w:r>
      <w:r w:rsidRPr="00C745CC">
        <w:rPr>
          <w:rFonts w:asciiTheme="minorHAnsi" w:eastAsia="System Font" w:hAnsiTheme="minorHAnsi" w:cs="Helvetica"/>
          <w:i/>
          <w:color w:val="000000" w:themeColor="text1"/>
          <w:sz w:val="22"/>
          <w:szCs w:val="22"/>
          <w:lang w:val="en-GB"/>
        </w:rPr>
        <w:t>yde jnd wdj by</w:t>
      </w:r>
      <w:r w:rsidR="009A7930">
        <w:rPr>
          <w:rFonts w:asciiTheme="minorHAnsi" w:eastAsia="System Font" w:hAnsiTheme="minorHAnsi" w:cs="Helvetica"/>
          <w:i/>
          <w:color w:val="000000" w:themeColor="text1"/>
          <w:sz w:val="22"/>
          <w:szCs w:val="22"/>
          <w:lang w:val="en-GB"/>
        </w:rPr>
        <w:t>en och werede thenom ther saa wy motte sette jld paa Byenn, och bleff Heiden saa aldelis affbrend</w:t>
      </w:r>
      <w:r w:rsidR="00A14AEE">
        <w:rPr>
          <w:rFonts w:asciiTheme="minorHAnsi" w:eastAsia="System Font" w:hAnsiTheme="minorHAnsi" w:cs="Helvetica"/>
          <w:color w:val="000000" w:themeColor="text1"/>
          <w:sz w:val="22"/>
          <w:szCs w:val="22"/>
          <w:lang w:val="en-GB"/>
        </w:rPr>
        <w:t xml:space="preserve"> (f. 70r)</w:t>
      </w:r>
    </w:p>
    <w:p w14:paraId="16EBBB11" w14:textId="2100116D" w:rsidR="002F0A0F" w:rsidRDefault="00500A14" w:rsidP="00A85190">
      <w:pPr>
        <w:widowControl w:val="0"/>
        <w:autoSpaceDE w:val="0"/>
        <w:autoSpaceDN w:val="0"/>
        <w:adjustRightInd w:val="0"/>
        <w:rPr>
          <w:rFonts w:asciiTheme="minorHAnsi" w:eastAsia="System Font" w:hAnsiTheme="minorHAnsi" w:cs="Helvetica"/>
          <w:color w:val="000000" w:themeColor="text1"/>
          <w:sz w:val="22"/>
          <w:szCs w:val="22"/>
          <w:lang w:val="en-GB"/>
        </w:rPr>
      </w:pPr>
      <w:ins w:id="63" w:author="Sean Vrieland" w:date="2024-03-04T16:03:00Z">
        <w:r>
          <w:rPr>
            <w:rFonts w:asciiTheme="minorHAnsi" w:eastAsia="System Font" w:hAnsiTheme="minorHAnsi" w:cs="Helvetica"/>
            <w:color w:val="000000" w:themeColor="text1"/>
            <w:sz w:val="22"/>
            <w:szCs w:val="22"/>
            <w:lang w:val="en-GB"/>
          </w:rPr>
          <w:t>(</w:t>
        </w:r>
      </w:ins>
      <w:r w:rsidR="002F0A0F">
        <w:rPr>
          <w:rFonts w:asciiTheme="minorHAnsi" w:eastAsia="System Font" w:hAnsiTheme="minorHAnsi" w:cs="Helvetica"/>
          <w:color w:val="000000" w:themeColor="text1"/>
          <w:sz w:val="22"/>
          <w:szCs w:val="22"/>
          <w:lang w:val="en-GB"/>
        </w:rPr>
        <w:t xml:space="preserve">‘When </w:t>
      </w:r>
      <w:r w:rsidR="00C745CC">
        <w:rPr>
          <w:rFonts w:asciiTheme="minorHAnsi" w:eastAsia="System Font" w:hAnsiTheme="minorHAnsi" w:cs="Helvetica"/>
          <w:color w:val="000000" w:themeColor="text1"/>
          <w:sz w:val="22"/>
          <w:szCs w:val="22"/>
          <w:lang w:val="en-GB"/>
        </w:rPr>
        <w:t>the men of Dithmarschen</w:t>
      </w:r>
      <w:r w:rsidR="002F0A0F">
        <w:rPr>
          <w:rFonts w:asciiTheme="minorHAnsi" w:eastAsia="System Font" w:hAnsiTheme="minorHAnsi" w:cs="Helvetica"/>
          <w:color w:val="000000" w:themeColor="text1"/>
          <w:sz w:val="22"/>
          <w:szCs w:val="22"/>
          <w:lang w:val="en-GB"/>
        </w:rPr>
        <w:t xml:space="preserve"> learned that</w:t>
      </w:r>
      <w:r w:rsidR="009A7930">
        <w:rPr>
          <w:rFonts w:asciiTheme="minorHAnsi" w:eastAsia="System Font" w:hAnsiTheme="minorHAnsi" w:cs="Helvetica"/>
          <w:color w:val="000000" w:themeColor="text1"/>
          <w:sz w:val="22"/>
          <w:szCs w:val="22"/>
          <w:lang w:val="en-GB"/>
        </w:rPr>
        <w:t xml:space="preserve"> we</w:t>
      </w:r>
      <w:r w:rsidR="002F0A0F">
        <w:rPr>
          <w:rFonts w:asciiTheme="minorHAnsi" w:eastAsia="System Font" w:hAnsiTheme="minorHAnsi" w:cs="Helvetica"/>
          <w:color w:val="000000" w:themeColor="text1"/>
          <w:sz w:val="22"/>
          <w:szCs w:val="22"/>
          <w:lang w:val="en-GB"/>
        </w:rPr>
        <w:t xml:space="preserve"> were outside Heide, they left Hemmingstedt and set out for Heide </w:t>
      </w:r>
      <w:r w:rsidR="00C745CC">
        <w:rPr>
          <w:rFonts w:asciiTheme="minorHAnsi" w:eastAsia="System Font" w:hAnsiTheme="minorHAnsi" w:cs="Helvetica"/>
          <w:color w:val="000000" w:themeColor="text1"/>
          <w:sz w:val="22"/>
          <w:szCs w:val="22"/>
          <w:lang w:val="en-GB"/>
        </w:rPr>
        <w:t xml:space="preserve">with their whole force, and </w:t>
      </w:r>
      <w:del w:id="64" w:author="Sean Vrieland" w:date="2024-03-04T16:03:00Z">
        <w:r w:rsidR="00C745CC" w:rsidDel="00500A14">
          <w:rPr>
            <w:rFonts w:asciiTheme="minorHAnsi" w:eastAsia="System Font" w:hAnsiTheme="minorHAnsi" w:cs="Helvetica"/>
            <w:color w:val="000000" w:themeColor="text1"/>
            <w:sz w:val="22"/>
            <w:szCs w:val="22"/>
            <w:lang w:val="en-GB"/>
          </w:rPr>
          <w:delText xml:space="preserve">there happened </w:delText>
        </w:r>
      </w:del>
      <w:r w:rsidR="00C745CC">
        <w:rPr>
          <w:rFonts w:asciiTheme="minorHAnsi" w:eastAsia="System Font" w:hAnsiTheme="minorHAnsi" w:cs="Helvetica"/>
          <w:color w:val="000000" w:themeColor="text1"/>
          <w:sz w:val="22"/>
          <w:szCs w:val="22"/>
          <w:lang w:val="en-GB"/>
        </w:rPr>
        <w:t>a great battle</w:t>
      </w:r>
      <w:ins w:id="65" w:author="Sean Vrieland" w:date="2024-03-04T16:03:00Z">
        <w:r>
          <w:rPr>
            <w:rFonts w:asciiTheme="minorHAnsi" w:eastAsia="System Font" w:hAnsiTheme="minorHAnsi" w:cs="Helvetica"/>
            <w:color w:val="000000" w:themeColor="text1"/>
            <w:sz w:val="22"/>
            <w:szCs w:val="22"/>
            <w:lang w:val="en-GB"/>
          </w:rPr>
          <w:t xml:space="preserve"> ensued</w:t>
        </w:r>
      </w:ins>
      <w:r w:rsidR="00C745CC">
        <w:rPr>
          <w:rFonts w:asciiTheme="minorHAnsi" w:eastAsia="System Font" w:hAnsiTheme="minorHAnsi" w:cs="Helvetica"/>
          <w:color w:val="000000" w:themeColor="text1"/>
          <w:sz w:val="22"/>
          <w:szCs w:val="22"/>
          <w:lang w:val="en-GB"/>
        </w:rPr>
        <w:t xml:space="preserve">, and more than 3000 men of Dithmarschen died, and many </w:t>
      </w:r>
      <w:r w:rsidR="00094753">
        <w:rPr>
          <w:rFonts w:asciiTheme="minorHAnsi" w:eastAsia="System Font" w:hAnsiTheme="minorHAnsi" w:cs="Helvetica"/>
          <w:color w:val="000000" w:themeColor="text1"/>
          <w:sz w:val="22"/>
          <w:szCs w:val="22"/>
          <w:lang w:val="en-GB"/>
        </w:rPr>
        <w:t>stormed into</w:t>
      </w:r>
      <w:r w:rsidR="00C745CC">
        <w:rPr>
          <w:rFonts w:asciiTheme="minorHAnsi" w:eastAsia="System Font" w:hAnsiTheme="minorHAnsi" w:cs="Helvetica"/>
          <w:color w:val="000000" w:themeColor="text1"/>
          <w:sz w:val="22"/>
          <w:szCs w:val="22"/>
          <w:lang w:val="en-GB"/>
        </w:rPr>
        <w:t xml:space="preserve"> </w:t>
      </w:r>
      <w:r w:rsidR="00094753">
        <w:rPr>
          <w:rFonts w:asciiTheme="minorHAnsi" w:eastAsia="System Font" w:hAnsiTheme="minorHAnsi" w:cs="Helvetica"/>
          <w:color w:val="000000" w:themeColor="text1"/>
          <w:sz w:val="22"/>
          <w:szCs w:val="22"/>
          <w:lang w:val="en-GB"/>
        </w:rPr>
        <w:t xml:space="preserve">the </w:t>
      </w:r>
      <w:r w:rsidR="00C745CC">
        <w:rPr>
          <w:rFonts w:asciiTheme="minorHAnsi" w:eastAsia="System Font" w:hAnsiTheme="minorHAnsi" w:cs="Helvetica"/>
          <w:color w:val="000000" w:themeColor="text1"/>
          <w:sz w:val="22"/>
          <w:szCs w:val="22"/>
          <w:lang w:val="en-GB"/>
        </w:rPr>
        <w:t xml:space="preserve">town and </w:t>
      </w:r>
      <w:r w:rsidR="0008741F">
        <w:rPr>
          <w:rFonts w:asciiTheme="minorHAnsi" w:eastAsia="System Font" w:hAnsiTheme="minorHAnsi" w:cs="Helvetica"/>
          <w:color w:val="000000" w:themeColor="text1"/>
          <w:sz w:val="22"/>
          <w:szCs w:val="22"/>
          <w:lang w:val="en-GB"/>
        </w:rPr>
        <w:t>ravaged there so that we needed to set fire to the city.</w:t>
      </w:r>
      <w:r w:rsidR="002F0A0F">
        <w:rPr>
          <w:rFonts w:asciiTheme="minorHAnsi" w:eastAsia="System Font" w:hAnsiTheme="minorHAnsi" w:cs="Helvetica"/>
          <w:color w:val="000000" w:themeColor="text1"/>
          <w:sz w:val="22"/>
          <w:szCs w:val="22"/>
          <w:lang w:val="en-GB"/>
        </w:rPr>
        <w:t xml:space="preserve"> And Heide was completely burnt down.</w:t>
      </w:r>
      <w:r w:rsidR="0008741F">
        <w:rPr>
          <w:rFonts w:asciiTheme="minorHAnsi" w:eastAsia="System Font" w:hAnsiTheme="minorHAnsi" w:cs="Helvetica"/>
          <w:color w:val="000000" w:themeColor="text1"/>
          <w:sz w:val="22"/>
          <w:szCs w:val="22"/>
          <w:lang w:val="en-GB"/>
        </w:rPr>
        <w:t>’</w:t>
      </w:r>
      <w:ins w:id="66" w:author="Sean Vrieland" w:date="2024-03-04T16:03:00Z">
        <w:r>
          <w:rPr>
            <w:rFonts w:asciiTheme="minorHAnsi" w:eastAsia="System Font" w:hAnsiTheme="minorHAnsi" w:cs="Helvetica"/>
            <w:color w:val="000000" w:themeColor="text1"/>
            <w:sz w:val="22"/>
            <w:szCs w:val="22"/>
            <w:lang w:val="en-GB"/>
          </w:rPr>
          <w:t>)</w:t>
        </w:r>
      </w:ins>
    </w:p>
    <w:p w14:paraId="7662B56C" w14:textId="77777777" w:rsidR="005410B7" w:rsidRDefault="005410B7"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18D4606C" w14:textId="151A8B4C" w:rsidR="006E15A4" w:rsidRPr="00A85C5D" w:rsidRDefault="00E476B6" w:rsidP="00A85190">
      <w:pPr>
        <w:widowControl w:val="0"/>
        <w:autoSpaceDE w:val="0"/>
        <w:autoSpaceDN w:val="0"/>
        <w:adjustRightInd w:val="0"/>
        <w:rPr>
          <w:rFonts w:asciiTheme="minorHAnsi" w:eastAsia="System Font" w:hAnsiTheme="minorHAnsi" w:cs="Helvetica"/>
          <w:color w:val="000000" w:themeColor="text1"/>
          <w:sz w:val="22"/>
          <w:szCs w:val="22"/>
          <w:lang w:val="en-GB"/>
        </w:rPr>
        <w:sectPr w:rsidR="006E15A4" w:rsidRPr="00A85C5D" w:rsidSect="00324D05">
          <w:footerReference w:type="even" r:id="rId8"/>
          <w:footerReference w:type="default" r:id="rId9"/>
          <w:pgSz w:w="11900" w:h="16840"/>
          <w:pgMar w:top="1417" w:right="1417" w:bottom="1417" w:left="1417" w:header="708" w:footer="708" w:gutter="0"/>
          <w:cols w:space="708"/>
          <w:docGrid w:linePitch="360"/>
        </w:sectPr>
      </w:pPr>
      <w:r>
        <w:rPr>
          <w:rFonts w:asciiTheme="minorHAnsi" w:eastAsia="System Font" w:hAnsiTheme="minorHAnsi" w:cs="Helvetica"/>
          <w:color w:val="000000" w:themeColor="text1"/>
          <w:sz w:val="22"/>
          <w:szCs w:val="22"/>
          <w:lang w:val="en-GB"/>
        </w:rPr>
        <w:t xml:space="preserve">After the Battle at Heide, the </w:t>
      </w:r>
      <w:r w:rsidR="009A7930">
        <w:rPr>
          <w:rFonts w:asciiTheme="minorHAnsi" w:eastAsia="System Font" w:hAnsiTheme="minorHAnsi" w:cs="Helvetica"/>
          <w:color w:val="000000" w:themeColor="text1"/>
          <w:sz w:val="22"/>
          <w:szCs w:val="22"/>
          <w:lang w:val="en-GB"/>
        </w:rPr>
        <w:t xml:space="preserve">peasants of Dithmarschen sued for peace. </w:t>
      </w:r>
      <w:r w:rsidR="006E15A4">
        <w:rPr>
          <w:rFonts w:asciiTheme="minorHAnsi" w:eastAsia="System Font" w:hAnsiTheme="minorHAnsi" w:cs="Helvetica"/>
          <w:color w:val="000000" w:themeColor="text1"/>
          <w:sz w:val="22"/>
          <w:szCs w:val="22"/>
          <w:lang w:val="en-GB"/>
        </w:rPr>
        <w:t>The Last Feud ended on 20 June</w:t>
      </w:r>
      <w:r w:rsidR="00E24754">
        <w:rPr>
          <w:rFonts w:asciiTheme="minorHAnsi" w:eastAsia="System Font" w:hAnsiTheme="minorHAnsi" w:cs="Helvetica"/>
          <w:color w:val="000000" w:themeColor="text1"/>
          <w:sz w:val="22"/>
          <w:szCs w:val="22"/>
          <w:lang w:val="en-GB"/>
        </w:rPr>
        <w:t xml:space="preserve"> 1559</w:t>
      </w:r>
      <w:r w:rsidR="006E15A4">
        <w:rPr>
          <w:rFonts w:asciiTheme="minorHAnsi" w:eastAsia="System Font" w:hAnsiTheme="minorHAnsi" w:cs="Helvetica"/>
          <w:color w:val="000000" w:themeColor="text1"/>
          <w:sz w:val="22"/>
          <w:szCs w:val="22"/>
          <w:lang w:val="en-GB"/>
        </w:rPr>
        <w:t xml:space="preserve"> with the capitulation</w:t>
      </w:r>
      <w:r w:rsidR="00EF2EE3">
        <w:rPr>
          <w:rFonts w:asciiTheme="minorHAnsi" w:eastAsia="System Font" w:hAnsiTheme="minorHAnsi" w:cs="Helvetica"/>
          <w:color w:val="000000" w:themeColor="text1"/>
          <w:sz w:val="22"/>
          <w:szCs w:val="22"/>
          <w:lang w:val="en-GB"/>
        </w:rPr>
        <w:t xml:space="preserve"> and subordination</w:t>
      </w:r>
      <w:r w:rsidR="006E15A4">
        <w:rPr>
          <w:rFonts w:asciiTheme="minorHAnsi" w:eastAsia="System Font" w:hAnsiTheme="minorHAnsi" w:cs="Helvetica"/>
          <w:color w:val="000000" w:themeColor="text1"/>
          <w:sz w:val="22"/>
          <w:szCs w:val="22"/>
          <w:lang w:val="en-GB"/>
        </w:rPr>
        <w:t xml:space="preserve"> of the</w:t>
      </w:r>
      <w:r w:rsidR="000832D0">
        <w:rPr>
          <w:rFonts w:asciiTheme="minorHAnsi" w:eastAsia="System Font" w:hAnsiTheme="minorHAnsi" w:cs="Helvetica"/>
          <w:color w:val="000000" w:themeColor="text1"/>
          <w:sz w:val="22"/>
          <w:szCs w:val="22"/>
          <w:lang w:val="en-GB"/>
        </w:rPr>
        <w:t xml:space="preserve"> once free</w:t>
      </w:r>
      <w:r w:rsidR="006E15A4">
        <w:rPr>
          <w:rFonts w:asciiTheme="minorHAnsi" w:eastAsia="System Font" w:hAnsiTheme="minorHAnsi" w:cs="Helvetica"/>
          <w:color w:val="000000" w:themeColor="text1"/>
          <w:sz w:val="22"/>
          <w:szCs w:val="22"/>
          <w:lang w:val="en-GB"/>
        </w:rPr>
        <w:t xml:space="preserve"> </w:t>
      </w:r>
      <w:r w:rsidR="000832D0">
        <w:rPr>
          <w:rFonts w:asciiTheme="minorHAnsi" w:eastAsia="System Font" w:hAnsiTheme="minorHAnsi" w:cs="Helvetica"/>
          <w:color w:val="000000" w:themeColor="text1"/>
          <w:sz w:val="22"/>
          <w:szCs w:val="22"/>
          <w:lang w:val="en-GB"/>
        </w:rPr>
        <w:t>peasants</w:t>
      </w:r>
      <w:r w:rsidR="006E15A4">
        <w:rPr>
          <w:rFonts w:asciiTheme="minorHAnsi" w:eastAsia="System Font" w:hAnsiTheme="minorHAnsi" w:cs="Helvetica"/>
          <w:color w:val="000000" w:themeColor="text1"/>
          <w:sz w:val="22"/>
          <w:szCs w:val="22"/>
          <w:lang w:val="en-GB"/>
        </w:rPr>
        <w:t xml:space="preserve"> of Dithmarschen.</w:t>
      </w:r>
    </w:p>
    <w:p w14:paraId="2DAB4FFF" w14:textId="0AB55704" w:rsidR="00FA7B76" w:rsidRPr="00A85C5D" w:rsidRDefault="00CD3F30"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noProof/>
          <w:color w:val="000000" w:themeColor="text1"/>
          <w:sz w:val="22"/>
          <w:szCs w:val="22"/>
        </w:rPr>
        <w:drawing>
          <wp:inline distT="0" distB="0" distL="0" distR="0" wp14:anchorId="1AFA77E4" wp14:editId="158BA9D6">
            <wp:extent cx="2876400" cy="2127600"/>
            <wp:effectExtent l="0" t="0" r="0" b="6350"/>
            <wp:docPr id="1" name="Bilde 1" descr="../../../Downloads/Res_gestae_Friderici_II_Daniae_Yb5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Res_gestae_Friderici_II_Daniae_Yb54-0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400" cy="2127600"/>
                    </a:xfrm>
                    <a:prstGeom prst="rect">
                      <a:avLst/>
                    </a:prstGeom>
                    <a:noFill/>
                    <a:ln>
                      <a:noFill/>
                    </a:ln>
                  </pic:spPr>
                </pic:pic>
              </a:graphicData>
            </a:graphic>
          </wp:inline>
        </w:drawing>
      </w:r>
    </w:p>
    <w:p w14:paraId="2028BBAF" w14:textId="280DADE5" w:rsidR="00FA7B76" w:rsidRPr="00A85C5D" w:rsidRDefault="00532D4C"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The Battle at Meldorf</w:t>
      </w:r>
      <w:r w:rsidR="008D5D24" w:rsidRPr="00A85C5D">
        <w:rPr>
          <w:rFonts w:asciiTheme="minorHAnsi" w:eastAsia="System Font" w:hAnsiTheme="minorHAnsi" w:cs="Helvetica"/>
          <w:color w:val="000000" w:themeColor="text1"/>
          <w:sz w:val="22"/>
          <w:szCs w:val="22"/>
          <w:lang w:val="en-GB"/>
        </w:rPr>
        <w:t xml:space="preserve"> </w:t>
      </w:r>
      <w:r w:rsidRPr="00A85C5D">
        <w:rPr>
          <w:rFonts w:asciiTheme="minorHAnsi" w:eastAsia="System Font" w:hAnsiTheme="minorHAnsi" w:cs="Helvetica"/>
          <w:color w:val="000000" w:themeColor="text1"/>
          <w:sz w:val="22"/>
          <w:szCs w:val="22"/>
          <w:lang w:val="en-GB"/>
        </w:rPr>
        <w:t>(</w:t>
      </w:r>
      <w:r w:rsidR="008D5D24" w:rsidRPr="00A85C5D">
        <w:rPr>
          <w:rFonts w:asciiTheme="minorHAnsi" w:eastAsia="System Font" w:hAnsiTheme="minorHAnsi" w:cs="Helvetica"/>
          <w:color w:val="000000" w:themeColor="text1"/>
          <w:sz w:val="22"/>
          <w:szCs w:val="22"/>
          <w:lang w:val="en-GB"/>
        </w:rPr>
        <w:t>1589</w:t>
      </w:r>
      <w:r w:rsidRPr="00A85C5D">
        <w:rPr>
          <w:rFonts w:asciiTheme="minorHAnsi" w:eastAsia="System Font" w:hAnsiTheme="minorHAnsi" w:cs="Helvetica"/>
          <w:color w:val="000000" w:themeColor="text1"/>
          <w:sz w:val="22"/>
          <w:szCs w:val="22"/>
          <w:lang w:val="en-GB"/>
        </w:rPr>
        <w:t>)</w:t>
      </w:r>
      <w:r w:rsidR="008F6D79" w:rsidRPr="00A85C5D">
        <w:rPr>
          <w:rFonts w:asciiTheme="minorHAnsi" w:eastAsia="System Font" w:hAnsiTheme="minorHAnsi" w:cs="Helvetica"/>
          <w:color w:val="000000" w:themeColor="text1"/>
          <w:sz w:val="22"/>
          <w:szCs w:val="22"/>
          <w:lang w:val="en-GB"/>
        </w:rPr>
        <w:t>. S</w:t>
      </w:r>
      <w:r w:rsidR="00E108AA" w:rsidRPr="00A85C5D">
        <w:rPr>
          <w:rFonts w:asciiTheme="minorHAnsi" w:eastAsia="System Font" w:hAnsiTheme="minorHAnsi" w:cs="Helvetica"/>
          <w:color w:val="000000" w:themeColor="text1"/>
          <w:sz w:val="22"/>
          <w:szCs w:val="22"/>
          <w:lang w:val="en-GB"/>
        </w:rPr>
        <w:t>ource:</w:t>
      </w:r>
    </w:p>
    <w:p w14:paraId="6D8355B2" w14:textId="034A9E1A" w:rsidR="00FA7B76" w:rsidRPr="00A85C5D" w:rsidRDefault="00000000" w:rsidP="00A85190">
      <w:pPr>
        <w:widowControl w:val="0"/>
        <w:autoSpaceDE w:val="0"/>
        <w:autoSpaceDN w:val="0"/>
        <w:adjustRightInd w:val="0"/>
        <w:rPr>
          <w:rFonts w:asciiTheme="minorHAnsi" w:eastAsia="System Font" w:hAnsiTheme="minorHAnsi" w:cs="Helvetica"/>
          <w:color w:val="000000" w:themeColor="text1"/>
          <w:sz w:val="22"/>
          <w:szCs w:val="22"/>
          <w:lang w:val="en-GB"/>
        </w:rPr>
      </w:pPr>
      <w:hyperlink r:id="rId11" w:history="1">
        <w:r w:rsidR="00A43DF5" w:rsidRPr="00A85C5D">
          <w:rPr>
            <w:rStyle w:val="Hyperlink"/>
            <w:rFonts w:asciiTheme="minorHAnsi" w:eastAsia="System Font" w:hAnsiTheme="minorHAnsi" w:cs="Helvetica"/>
            <w:color w:val="000000" w:themeColor="text1"/>
            <w:sz w:val="22"/>
            <w:szCs w:val="22"/>
            <w:lang w:val="en-GB"/>
          </w:rPr>
          <w:t>https://upload.wikimedia.org/wikipedia/commons/b/b7/Res_gestae_Friderici_II_Daniae_Yb54-03.png</w:t>
        </w:r>
      </w:hyperlink>
      <w:r w:rsidR="00FA7B76" w:rsidRPr="00A85C5D">
        <w:rPr>
          <w:rFonts w:asciiTheme="minorHAnsi" w:eastAsia="System Font" w:hAnsiTheme="minorHAnsi" w:cs="Helvetica"/>
          <w:color w:val="000000" w:themeColor="text1"/>
          <w:sz w:val="22"/>
          <w:szCs w:val="22"/>
          <w:lang w:val="en-GB"/>
        </w:rPr>
        <w:t xml:space="preserve"> </w:t>
      </w:r>
    </w:p>
    <w:p w14:paraId="7EEB4CC2" w14:textId="7989D43E" w:rsidR="00CD3F30" w:rsidRPr="00A85C5D" w:rsidRDefault="00CD3F30"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noProof/>
          <w:color w:val="000000" w:themeColor="text1"/>
          <w:sz w:val="22"/>
          <w:szCs w:val="22"/>
        </w:rPr>
        <w:drawing>
          <wp:inline distT="0" distB="0" distL="0" distR="0" wp14:anchorId="4B82C91C" wp14:editId="1BEE30C8">
            <wp:extent cx="2876400" cy="2055600"/>
            <wp:effectExtent l="0" t="0" r="0" b="1905"/>
            <wp:docPr id="2" name="Bilde 2" descr="../../../Downloads/Res_gestae_Friderici_II_Daniae_Yb5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s/Res_gestae_Friderici_II_Daniae_Yb54-0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400" cy="2055600"/>
                    </a:xfrm>
                    <a:prstGeom prst="rect">
                      <a:avLst/>
                    </a:prstGeom>
                    <a:noFill/>
                    <a:ln>
                      <a:noFill/>
                    </a:ln>
                  </pic:spPr>
                </pic:pic>
              </a:graphicData>
            </a:graphic>
          </wp:inline>
        </w:drawing>
      </w:r>
    </w:p>
    <w:p w14:paraId="137E00DD" w14:textId="39A0259A" w:rsidR="00E108AA" w:rsidRPr="00A85C5D" w:rsidRDefault="00E108AA" w:rsidP="00A85190">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 xml:space="preserve">The </w:t>
      </w:r>
      <w:r w:rsidR="008D5D24" w:rsidRPr="00A85C5D">
        <w:rPr>
          <w:rFonts w:asciiTheme="minorHAnsi" w:eastAsia="System Font" w:hAnsiTheme="minorHAnsi" w:cs="Helvetica"/>
          <w:color w:val="000000" w:themeColor="text1"/>
          <w:sz w:val="22"/>
          <w:szCs w:val="22"/>
          <w:lang w:val="en-GB"/>
        </w:rPr>
        <w:t>Battle</w:t>
      </w:r>
      <w:r w:rsidR="00532D4C" w:rsidRPr="00A85C5D">
        <w:rPr>
          <w:rFonts w:asciiTheme="minorHAnsi" w:eastAsia="System Font" w:hAnsiTheme="minorHAnsi" w:cs="Helvetica"/>
          <w:color w:val="000000" w:themeColor="text1"/>
          <w:sz w:val="22"/>
          <w:szCs w:val="22"/>
          <w:lang w:val="en-GB"/>
        </w:rPr>
        <w:t xml:space="preserve"> at Heide</w:t>
      </w:r>
      <w:r w:rsidR="008D5D24" w:rsidRPr="00A85C5D">
        <w:rPr>
          <w:rFonts w:asciiTheme="minorHAnsi" w:eastAsia="System Font" w:hAnsiTheme="minorHAnsi" w:cs="Helvetica"/>
          <w:color w:val="000000" w:themeColor="text1"/>
          <w:sz w:val="22"/>
          <w:szCs w:val="22"/>
          <w:lang w:val="en-GB"/>
        </w:rPr>
        <w:t xml:space="preserve"> </w:t>
      </w:r>
      <w:r w:rsidR="00532D4C" w:rsidRPr="00A85C5D">
        <w:rPr>
          <w:rFonts w:asciiTheme="minorHAnsi" w:eastAsia="System Font" w:hAnsiTheme="minorHAnsi" w:cs="Helvetica"/>
          <w:color w:val="000000" w:themeColor="text1"/>
          <w:sz w:val="22"/>
          <w:szCs w:val="22"/>
          <w:lang w:val="en-GB"/>
        </w:rPr>
        <w:t>(</w:t>
      </w:r>
      <w:r w:rsidR="008D5D24" w:rsidRPr="00A85C5D">
        <w:rPr>
          <w:rFonts w:asciiTheme="minorHAnsi" w:eastAsia="System Font" w:hAnsiTheme="minorHAnsi" w:cs="Helvetica"/>
          <w:color w:val="000000" w:themeColor="text1"/>
          <w:sz w:val="22"/>
          <w:szCs w:val="22"/>
          <w:lang w:val="en-GB"/>
        </w:rPr>
        <w:t>1589</w:t>
      </w:r>
      <w:r w:rsidR="00532D4C" w:rsidRPr="00A85C5D">
        <w:rPr>
          <w:rFonts w:asciiTheme="minorHAnsi" w:eastAsia="System Font" w:hAnsiTheme="minorHAnsi" w:cs="Helvetica"/>
          <w:color w:val="000000" w:themeColor="text1"/>
          <w:sz w:val="22"/>
          <w:szCs w:val="22"/>
          <w:lang w:val="en-GB"/>
        </w:rPr>
        <w:t>)</w:t>
      </w:r>
      <w:r w:rsidRPr="00A85C5D">
        <w:rPr>
          <w:rFonts w:asciiTheme="minorHAnsi" w:eastAsia="System Font" w:hAnsiTheme="minorHAnsi" w:cs="Helvetica"/>
          <w:color w:val="000000" w:themeColor="text1"/>
          <w:sz w:val="22"/>
          <w:szCs w:val="22"/>
          <w:lang w:val="en-GB"/>
        </w:rPr>
        <w:t>. Source:</w:t>
      </w:r>
    </w:p>
    <w:p w14:paraId="29D19903" w14:textId="279C35D7" w:rsidR="00A43DF5" w:rsidRPr="00A85C5D" w:rsidRDefault="00000000" w:rsidP="00A85190">
      <w:pPr>
        <w:widowControl w:val="0"/>
        <w:autoSpaceDE w:val="0"/>
        <w:autoSpaceDN w:val="0"/>
        <w:adjustRightInd w:val="0"/>
        <w:rPr>
          <w:rFonts w:asciiTheme="minorHAnsi" w:eastAsia="System Font" w:hAnsiTheme="minorHAnsi" w:cs="Helvetica"/>
          <w:color w:val="000000" w:themeColor="text1"/>
          <w:sz w:val="22"/>
          <w:szCs w:val="22"/>
          <w:lang w:val="en-GB"/>
        </w:rPr>
      </w:pPr>
      <w:hyperlink r:id="rId13" w:history="1">
        <w:r w:rsidR="00E108AA" w:rsidRPr="00A85C5D">
          <w:rPr>
            <w:rStyle w:val="Hyperlink"/>
            <w:rFonts w:asciiTheme="minorHAnsi" w:eastAsia="System Font" w:hAnsiTheme="minorHAnsi" w:cs="Helvetica"/>
            <w:color w:val="000000" w:themeColor="text1"/>
            <w:sz w:val="22"/>
            <w:szCs w:val="22"/>
            <w:lang w:val="en-GB"/>
          </w:rPr>
          <w:t>https://upload.wikimedia.org/wikipedia/commons/5/52/Res_gestae_Friderici_II_Daniae_Yb54-05.png</w:t>
        </w:r>
      </w:hyperlink>
    </w:p>
    <w:p w14:paraId="4613CD9A" w14:textId="77777777" w:rsidR="00A55775" w:rsidRPr="00A85C5D" w:rsidRDefault="00A55775" w:rsidP="00A85190">
      <w:pPr>
        <w:widowControl w:val="0"/>
        <w:autoSpaceDE w:val="0"/>
        <w:autoSpaceDN w:val="0"/>
        <w:adjustRightInd w:val="0"/>
        <w:rPr>
          <w:rFonts w:asciiTheme="minorHAnsi" w:eastAsia="System Font" w:hAnsiTheme="minorHAnsi" w:cs="Helvetica"/>
          <w:color w:val="000000" w:themeColor="text1"/>
          <w:sz w:val="22"/>
          <w:szCs w:val="22"/>
          <w:lang w:val="en-GB"/>
        </w:rPr>
        <w:sectPr w:rsidR="00A55775" w:rsidRPr="00A85C5D" w:rsidSect="00324D05">
          <w:type w:val="continuous"/>
          <w:pgSz w:w="11900" w:h="16840"/>
          <w:pgMar w:top="1417" w:right="1417" w:bottom="1417" w:left="1417" w:header="708" w:footer="708" w:gutter="0"/>
          <w:cols w:num="2" w:space="708"/>
          <w:docGrid w:linePitch="360"/>
        </w:sectPr>
      </w:pPr>
    </w:p>
    <w:p w14:paraId="7BE3EE94" w14:textId="1B70810F" w:rsidR="00E108AA" w:rsidRDefault="00E108AA"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5F23C387" w14:textId="77777777" w:rsidR="00A85C5D" w:rsidRPr="00A85C5D" w:rsidRDefault="00A85C5D"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579118D5" w14:textId="1C87A812" w:rsidR="00B00ABC" w:rsidRPr="00A85C5D" w:rsidRDefault="00A43DF5" w:rsidP="00A070C4">
      <w:pPr>
        <w:widowControl w:val="0"/>
        <w:autoSpaceDE w:val="0"/>
        <w:autoSpaceDN w:val="0"/>
        <w:adjustRightInd w:val="0"/>
        <w:outlineLvl w:val="0"/>
        <w:rPr>
          <w:rFonts w:asciiTheme="minorHAnsi" w:eastAsia="System Font" w:hAnsiTheme="minorHAnsi" w:cs="Helvetica"/>
          <w:b/>
          <w:color w:val="000000" w:themeColor="text1"/>
          <w:sz w:val="22"/>
          <w:szCs w:val="22"/>
          <w:lang w:val="en-GB"/>
        </w:rPr>
      </w:pPr>
      <w:r w:rsidRPr="00A85C5D">
        <w:rPr>
          <w:rFonts w:asciiTheme="minorHAnsi" w:eastAsia="System Font" w:hAnsiTheme="minorHAnsi" w:cs="Helvetica"/>
          <w:b/>
          <w:color w:val="000000" w:themeColor="text1"/>
          <w:sz w:val="22"/>
          <w:szCs w:val="22"/>
          <w:lang w:val="en-GB"/>
        </w:rPr>
        <w:t>Bringing the Law North</w:t>
      </w:r>
    </w:p>
    <w:p w14:paraId="6F9CCD1A" w14:textId="23632636" w:rsidR="006E15A4" w:rsidRPr="00A85C5D" w:rsidRDefault="006E15A4" w:rsidP="006E15A4">
      <w:pPr>
        <w:widowControl w:val="0"/>
        <w:autoSpaceDE w:val="0"/>
        <w:autoSpaceDN w:val="0"/>
        <w:adjustRightInd w:val="0"/>
        <w:rPr>
          <w:rFonts w:asciiTheme="minorHAnsi" w:eastAsia="System Font" w:hAnsiTheme="minorHAnsi" w:cs="Helvetica"/>
          <w:color w:val="000000" w:themeColor="text1"/>
          <w:sz w:val="22"/>
          <w:szCs w:val="22"/>
          <w:lang w:val="en-GB"/>
        </w:rPr>
      </w:pPr>
      <w:r>
        <w:rPr>
          <w:rFonts w:asciiTheme="minorHAnsi" w:eastAsia="System Font" w:hAnsiTheme="minorHAnsi" w:cs="Helvetica"/>
          <w:color w:val="000000" w:themeColor="text1"/>
          <w:sz w:val="22"/>
          <w:szCs w:val="22"/>
          <w:lang w:val="en-GB"/>
        </w:rPr>
        <w:t>The</w:t>
      </w:r>
      <w:r w:rsidRPr="00A85C5D">
        <w:rPr>
          <w:rFonts w:asciiTheme="minorHAnsi" w:eastAsia="System Font" w:hAnsiTheme="minorHAnsi" w:cs="Helvetica"/>
          <w:color w:val="000000" w:themeColor="text1"/>
          <w:sz w:val="22"/>
          <w:szCs w:val="22"/>
          <w:lang w:val="en-GB"/>
        </w:rPr>
        <w:t xml:space="preserve"> description of the conquest</w:t>
      </w:r>
      <w:r>
        <w:rPr>
          <w:rFonts w:asciiTheme="minorHAnsi" w:eastAsia="System Font" w:hAnsiTheme="minorHAnsi" w:cs="Helvetica"/>
          <w:color w:val="000000" w:themeColor="text1"/>
          <w:sz w:val="22"/>
          <w:szCs w:val="22"/>
          <w:lang w:val="en-GB"/>
        </w:rPr>
        <w:t xml:space="preserve"> in AM 2 4to</w:t>
      </w:r>
      <w:r w:rsidRPr="00A85C5D">
        <w:rPr>
          <w:rFonts w:asciiTheme="minorHAnsi" w:eastAsia="System Font" w:hAnsiTheme="minorHAnsi" w:cs="Helvetica"/>
          <w:color w:val="000000" w:themeColor="text1"/>
          <w:sz w:val="22"/>
          <w:szCs w:val="22"/>
          <w:lang w:val="en-GB"/>
        </w:rPr>
        <w:t xml:space="preserve"> </w:t>
      </w:r>
      <w:r w:rsidR="00A0222C">
        <w:rPr>
          <w:rFonts w:asciiTheme="minorHAnsi" w:eastAsia="System Font" w:hAnsiTheme="minorHAnsi" w:cs="Helvetica"/>
          <w:color w:val="000000" w:themeColor="text1"/>
          <w:sz w:val="22"/>
          <w:szCs w:val="22"/>
          <w:lang w:val="en-GB"/>
        </w:rPr>
        <w:t>was</w:t>
      </w:r>
      <w:r w:rsidRPr="00A85C5D">
        <w:rPr>
          <w:rFonts w:asciiTheme="minorHAnsi" w:eastAsia="System Font" w:hAnsiTheme="minorHAnsi" w:cs="Helvetica"/>
          <w:color w:val="000000" w:themeColor="text1"/>
          <w:sz w:val="22"/>
          <w:szCs w:val="22"/>
          <w:lang w:val="en-GB"/>
        </w:rPr>
        <w:t xml:space="preserve"> written by Klaus Rytter</w:t>
      </w:r>
      <w:r>
        <w:rPr>
          <w:rFonts w:asciiTheme="minorHAnsi" w:eastAsia="System Font" w:hAnsiTheme="minorHAnsi" w:cs="Helvetica"/>
          <w:color w:val="000000" w:themeColor="text1"/>
          <w:sz w:val="22"/>
          <w:szCs w:val="22"/>
          <w:lang w:val="en-GB"/>
        </w:rPr>
        <w:t xml:space="preserve"> who </w:t>
      </w:r>
      <w:del w:id="67" w:author="Sean Vrieland" w:date="2024-03-04T16:03:00Z">
        <w:r w:rsidDel="00500A14">
          <w:rPr>
            <w:rFonts w:asciiTheme="minorHAnsi" w:eastAsia="System Font" w:hAnsiTheme="minorHAnsi" w:cs="Helvetica"/>
            <w:color w:val="000000" w:themeColor="text1"/>
            <w:sz w:val="22"/>
            <w:szCs w:val="22"/>
            <w:lang w:val="en-GB"/>
          </w:rPr>
          <w:delText xml:space="preserve">was </w:delText>
        </w:r>
      </w:del>
      <w:r w:rsidR="00553442">
        <w:rPr>
          <w:rFonts w:asciiTheme="minorHAnsi" w:eastAsia="System Font" w:hAnsiTheme="minorHAnsi" w:cs="Helvetica"/>
          <w:color w:val="000000" w:themeColor="text1"/>
          <w:sz w:val="22"/>
          <w:szCs w:val="22"/>
          <w:lang w:val="en-GB"/>
        </w:rPr>
        <w:t>later</w:t>
      </w:r>
      <w:ins w:id="68" w:author="Sean Vrieland" w:date="2024-03-04T16:03:00Z">
        <w:r w:rsidR="00500A14">
          <w:rPr>
            <w:rFonts w:asciiTheme="minorHAnsi" w:eastAsia="System Font" w:hAnsiTheme="minorHAnsi" w:cs="Helvetica"/>
            <w:color w:val="000000" w:themeColor="text1"/>
            <w:sz w:val="22"/>
            <w:szCs w:val="22"/>
            <w:lang w:val="en-GB"/>
          </w:rPr>
          <w:t xml:space="preserve"> became</w:t>
        </w:r>
      </w:ins>
      <w:r w:rsidR="00553442">
        <w:rPr>
          <w:rFonts w:asciiTheme="minorHAnsi" w:eastAsia="System Font" w:hAnsiTheme="minorHAnsi" w:cs="Helvetica"/>
          <w:color w:val="000000" w:themeColor="text1"/>
          <w:sz w:val="22"/>
          <w:szCs w:val="22"/>
          <w:lang w:val="en-GB"/>
        </w:rPr>
        <w:t xml:space="preserve"> </w:t>
      </w:r>
      <w:r w:rsidRPr="00A85C5D">
        <w:rPr>
          <w:rFonts w:asciiTheme="minorHAnsi" w:eastAsia="System Font" w:hAnsiTheme="minorHAnsi" w:cs="Helvetica"/>
          <w:color w:val="000000" w:themeColor="text1"/>
          <w:sz w:val="22"/>
          <w:szCs w:val="22"/>
          <w:lang w:val="en-GB"/>
        </w:rPr>
        <w:t xml:space="preserve">Mayor of Copenhagen </w:t>
      </w:r>
      <w:r>
        <w:rPr>
          <w:rFonts w:asciiTheme="minorHAnsi" w:eastAsia="System Font" w:hAnsiTheme="minorHAnsi" w:cs="Helvetica"/>
          <w:color w:val="000000" w:themeColor="text1"/>
          <w:sz w:val="22"/>
          <w:szCs w:val="22"/>
          <w:lang w:val="en-GB"/>
        </w:rPr>
        <w:t xml:space="preserve">from 1584 to his death in </w:t>
      </w:r>
      <w:r w:rsidRPr="00A85C5D">
        <w:rPr>
          <w:rFonts w:asciiTheme="minorHAnsi" w:eastAsia="System Font" w:hAnsiTheme="minorHAnsi" w:cs="Helvetica"/>
          <w:color w:val="000000" w:themeColor="text1"/>
          <w:sz w:val="22"/>
          <w:szCs w:val="22"/>
          <w:lang w:val="en-GB"/>
        </w:rPr>
        <w:t>1589</w:t>
      </w:r>
      <w:r>
        <w:rPr>
          <w:rFonts w:asciiTheme="minorHAnsi" w:eastAsia="System Font" w:hAnsiTheme="minorHAnsi" w:cs="Helvetica"/>
          <w:color w:val="000000" w:themeColor="text1"/>
          <w:sz w:val="22"/>
          <w:szCs w:val="22"/>
          <w:lang w:val="en-GB"/>
        </w:rPr>
        <w:t xml:space="preserve">. Rytter </w:t>
      </w:r>
      <w:r w:rsidRPr="00A85C5D">
        <w:rPr>
          <w:rFonts w:asciiTheme="minorHAnsi" w:eastAsia="System Font" w:hAnsiTheme="minorHAnsi" w:cs="Helvetica"/>
          <w:color w:val="000000" w:themeColor="text1"/>
          <w:sz w:val="22"/>
          <w:szCs w:val="22"/>
          <w:lang w:val="en-GB"/>
        </w:rPr>
        <w:t xml:space="preserve">brought the codex to Denmark at request of </w:t>
      </w:r>
      <w:r w:rsidR="00553442">
        <w:rPr>
          <w:rFonts w:asciiTheme="minorHAnsi" w:eastAsia="System Font" w:hAnsiTheme="minorHAnsi" w:cs="Helvetica"/>
          <w:color w:val="000000" w:themeColor="text1"/>
          <w:sz w:val="22"/>
          <w:szCs w:val="22"/>
          <w:lang w:val="en-GB"/>
        </w:rPr>
        <w:t xml:space="preserve">his master, </w:t>
      </w:r>
      <w:r w:rsidRPr="00A85C5D">
        <w:rPr>
          <w:rFonts w:asciiTheme="minorHAnsi" w:eastAsia="System Font" w:hAnsiTheme="minorHAnsi" w:cs="Helvetica"/>
          <w:color w:val="000000" w:themeColor="text1"/>
          <w:sz w:val="22"/>
          <w:szCs w:val="22"/>
          <w:lang w:val="en-GB"/>
        </w:rPr>
        <w:t>Johan Friis of Hesselager (1596–1635), a Danish nobleman and chancellor under Christian III</w:t>
      </w:r>
      <w:r>
        <w:rPr>
          <w:rFonts w:asciiTheme="minorHAnsi" w:eastAsia="System Font" w:hAnsiTheme="minorHAnsi" w:cs="Helvetica"/>
          <w:color w:val="000000" w:themeColor="text1"/>
          <w:sz w:val="22"/>
          <w:szCs w:val="22"/>
          <w:lang w:val="en-GB"/>
        </w:rPr>
        <w:t>, who had acquired the codex in Meldorf</w:t>
      </w:r>
      <w:r w:rsidR="004C2B82">
        <w:rPr>
          <w:rFonts w:asciiTheme="minorHAnsi" w:eastAsia="System Font" w:hAnsiTheme="minorHAnsi" w:cs="Helvetica"/>
          <w:color w:val="000000" w:themeColor="text1"/>
          <w:sz w:val="22"/>
          <w:szCs w:val="22"/>
          <w:lang w:val="en-GB"/>
        </w:rPr>
        <w:t xml:space="preserve"> after the battle on 3 June</w:t>
      </w:r>
      <w:r w:rsidRPr="00A85C5D">
        <w:rPr>
          <w:rFonts w:asciiTheme="minorHAnsi" w:eastAsia="System Font" w:hAnsiTheme="minorHAnsi" w:cs="Helvetica"/>
          <w:color w:val="000000" w:themeColor="text1"/>
          <w:sz w:val="22"/>
          <w:szCs w:val="22"/>
          <w:lang w:val="en-GB"/>
        </w:rPr>
        <w:t>:</w:t>
      </w:r>
    </w:p>
    <w:p w14:paraId="6D753FB3" w14:textId="77777777" w:rsidR="006E15A4" w:rsidRPr="00A85C5D" w:rsidRDefault="006E15A4" w:rsidP="006E15A4">
      <w:pPr>
        <w:widowControl w:val="0"/>
        <w:autoSpaceDE w:val="0"/>
        <w:autoSpaceDN w:val="0"/>
        <w:adjustRightInd w:val="0"/>
        <w:rPr>
          <w:rFonts w:asciiTheme="minorHAnsi" w:eastAsia="System Font" w:hAnsiTheme="minorHAnsi" w:cs="Helvetica"/>
          <w:color w:val="000000" w:themeColor="text1"/>
          <w:sz w:val="22"/>
          <w:szCs w:val="22"/>
          <w:lang w:val="en-GB"/>
        </w:rPr>
      </w:pPr>
    </w:p>
    <w:p w14:paraId="4619AD8A" w14:textId="1C7EF6A2" w:rsidR="006E15A4" w:rsidRPr="00A85C5D" w:rsidRDefault="006E15A4" w:rsidP="006E15A4">
      <w:pPr>
        <w:widowControl w:val="0"/>
        <w:autoSpaceDE w:val="0"/>
        <w:autoSpaceDN w:val="0"/>
        <w:adjustRightInd w:val="0"/>
        <w:rPr>
          <w:rFonts w:asciiTheme="minorHAnsi" w:eastAsia="System Font" w:hAnsiTheme="minorHAnsi" w:cs="Helvetica"/>
          <w:color w:val="000000" w:themeColor="text1"/>
          <w:sz w:val="22"/>
          <w:szCs w:val="22"/>
          <w:lang w:val="en-GB"/>
        </w:rPr>
      </w:pPr>
      <w:r>
        <w:rPr>
          <w:rFonts w:asciiTheme="minorHAnsi" w:eastAsia="System Font" w:hAnsiTheme="minorHAnsi" w:cs="Helvetica"/>
          <w:i/>
          <w:color w:val="000000" w:themeColor="text1"/>
          <w:sz w:val="22"/>
          <w:szCs w:val="22"/>
          <w:lang w:val="en-GB"/>
        </w:rPr>
        <w:t>O</w:t>
      </w:r>
      <w:r w:rsidRPr="00A85C5D">
        <w:rPr>
          <w:rFonts w:asciiTheme="minorHAnsi" w:eastAsia="System Font" w:hAnsiTheme="minorHAnsi" w:cs="Helvetica"/>
          <w:i/>
          <w:color w:val="000000" w:themeColor="text1"/>
          <w:sz w:val="22"/>
          <w:szCs w:val="22"/>
          <w:lang w:val="en-GB"/>
        </w:rPr>
        <w:t>ch ther wdj Meldorp feck Johann fri</w:t>
      </w:r>
      <w:r w:rsidR="00A070C4">
        <w:rPr>
          <w:rFonts w:asciiTheme="minorHAnsi" w:eastAsia="System Font" w:hAnsiTheme="minorHAnsi" w:cs="Helvetica"/>
          <w:i/>
          <w:color w:val="000000" w:themeColor="text1"/>
          <w:sz w:val="22"/>
          <w:szCs w:val="22"/>
          <w:lang w:val="en-GB"/>
        </w:rPr>
        <w:t>s</w:t>
      </w:r>
      <w:r w:rsidRPr="00A85C5D">
        <w:rPr>
          <w:rFonts w:asciiTheme="minorHAnsi" w:eastAsia="System Font" w:hAnsiTheme="minorHAnsi" w:cs="Helvetica"/>
          <w:i/>
          <w:color w:val="000000" w:themeColor="text1"/>
          <w:sz w:val="22"/>
          <w:szCs w:val="22"/>
          <w:lang w:val="en-GB"/>
        </w:rPr>
        <w:t>s tiil he</w:t>
      </w:r>
      <w:r w:rsidR="00A070C4">
        <w:rPr>
          <w:rFonts w:asciiTheme="minorHAnsi" w:eastAsia="System Font" w:hAnsiTheme="minorHAnsi" w:cs="Helvetica"/>
          <w:i/>
          <w:color w:val="000000" w:themeColor="text1"/>
          <w:sz w:val="22"/>
          <w:szCs w:val="22"/>
          <w:lang w:val="en-GB"/>
        </w:rPr>
        <w:t>ss</w:t>
      </w:r>
      <w:r w:rsidRPr="00A85C5D">
        <w:rPr>
          <w:rFonts w:asciiTheme="minorHAnsi" w:eastAsia="System Font" w:hAnsiTheme="minorHAnsi" w:cs="Helvetica"/>
          <w:i/>
          <w:color w:val="000000" w:themeColor="text1"/>
          <w:sz w:val="22"/>
          <w:szCs w:val="22"/>
          <w:lang w:val="en-GB"/>
        </w:rPr>
        <w:t xml:space="preserve">elagger thene bog och andtuorde hand meg Claws Rytter ther thene bog, </w:t>
      </w:r>
      <w:r w:rsidR="00A070C4">
        <w:rPr>
          <w:rFonts w:asciiTheme="minorHAnsi" w:eastAsia="System Font" w:hAnsiTheme="minorHAnsi" w:cs="Helvetica"/>
          <w:i/>
          <w:color w:val="000000" w:themeColor="text1"/>
          <w:sz w:val="22"/>
          <w:szCs w:val="22"/>
          <w:lang w:val="en-GB"/>
        </w:rPr>
        <w:t>s</w:t>
      </w:r>
      <w:r w:rsidRPr="00A85C5D">
        <w:rPr>
          <w:rFonts w:asciiTheme="minorHAnsi" w:eastAsia="System Font" w:hAnsiTheme="minorHAnsi" w:cs="Helvetica"/>
          <w:i/>
          <w:color w:val="000000" w:themeColor="text1"/>
          <w:sz w:val="22"/>
          <w:szCs w:val="22"/>
          <w:lang w:val="en-GB"/>
        </w:rPr>
        <w:t xml:space="preserve">om ieg thend tid war </w:t>
      </w:r>
      <w:r w:rsidR="00A070C4">
        <w:rPr>
          <w:rFonts w:asciiTheme="minorHAnsi" w:eastAsia="System Font" w:hAnsiTheme="minorHAnsi" w:cs="Helvetica"/>
          <w:i/>
          <w:color w:val="000000" w:themeColor="text1"/>
          <w:sz w:val="22"/>
          <w:szCs w:val="22"/>
          <w:lang w:val="en-GB"/>
        </w:rPr>
        <w:t>s</w:t>
      </w:r>
      <w:r w:rsidRPr="00A85C5D">
        <w:rPr>
          <w:rFonts w:asciiTheme="minorHAnsi" w:eastAsia="System Font" w:hAnsiTheme="minorHAnsi" w:cs="Helvetica"/>
          <w:i/>
          <w:color w:val="000000" w:themeColor="text1"/>
          <w:sz w:val="22"/>
          <w:szCs w:val="22"/>
          <w:lang w:val="en-GB"/>
        </w:rPr>
        <w:t xml:space="preserve">in tienere, att </w:t>
      </w:r>
      <w:r w:rsidR="00A070C4">
        <w:rPr>
          <w:rFonts w:asciiTheme="minorHAnsi" w:eastAsia="System Font" w:hAnsiTheme="minorHAnsi" w:cs="Helvetica"/>
          <w:i/>
          <w:color w:val="000000" w:themeColor="text1"/>
          <w:sz w:val="22"/>
          <w:szCs w:val="22"/>
          <w:lang w:val="en-GB"/>
        </w:rPr>
        <w:t>s</w:t>
      </w:r>
      <w:r w:rsidRPr="00A85C5D">
        <w:rPr>
          <w:rFonts w:asciiTheme="minorHAnsi" w:eastAsia="System Font" w:hAnsiTheme="minorHAnsi" w:cs="Helvetica"/>
          <w:i/>
          <w:color w:val="000000" w:themeColor="text1"/>
          <w:sz w:val="22"/>
          <w:szCs w:val="22"/>
          <w:lang w:val="en-GB"/>
        </w:rPr>
        <w:t xml:space="preserve">kulle förre </w:t>
      </w:r>
      <w:r w:rsidR="00A070C4">
        <w:rPr>
          <w:rFonts w:asciiTheme="minorHAnsi" w:eastAsia="System Font" w:hAnsiTheme="minorHAnsi" w:cs="Helvetica"/>
          <w:i/>
          <w:color w:val="000000" w:themeColor="text1"/>
          <w:sz w:val="22"/>
          <w:szCs w:val="22"/>
          <w:lang w:val="en-GB"/>
        </w:rPr>
        <w:t>s</w:t>
      </w:r>
      <w:r w:rsidRPr="00A85C5D">
        <w:rPr>
          <w:rFonts w:asciiTheme="minorHAnsi" w:eastAsia="System Font" w:hAnsiTheme="minorHAnsi" w:cs="Helvetica"/>
          <w:i/>
          <w:color w:val="000000" w:themeColor="text1"/>
          <w:sz w:val="22"/>
          <w:szCs w:val="22"/>
          <w:lang w:val="en-GB"/>
        </w:rPr>
        <w:t>ame bog hiem</w:t>
      </w:r>
      <w:r w:rsidRPr="00A85C5D">
        <w:rPr>
          <w:rFonts w:asciiTheme="minorHAnsi" w:eastAsia="System Font" w:hAnsiTheme="minorHAnsi" w:cs="Helvetica"/>
          <w:color w:val="000000" w:themeColor="text1"/>
          <w:sz w:val="22"/>
          <w:szCs w:val="22"/>
          <w:lang w:val="en-GB"/>
        </w:rPr>
        <w:t xml:space="preserve"> (f. 69v)</w:t>
      </w:r>
    </w:p>
    <w:p w14:paraId="765C3DCA" w14:textId="599A3E85" w:rsidR="006E15A4" w:rsidRDefault="006E15A4" w:rsidP="00FB23A7">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w:t>
      </w:r>
      <w:ins w:id="69" w:author="Sean Vrieland" w:date="2024-03-04T16:03:00Z">
        <w:r w:rsidR="00500A14">
          <w:rPr>
            <w:rFonts w:asciiTheme="minorHAnsi" w:eastAsia="System Font" w:hAnsiTheme="minorHAnsi" w:cs="Helvetica"/>
            <w:color w:val="000000" w:themeColor="text1"/>
            <w:sz w:val="22"/>
            <w:szCs w:val="22"/>
            <w:lang w:val="en-GB"/>
          </w:rPr>
          <w:t>A</w:t>
        </w:r>
      </w:ins>
      <w:del w:id="70" w:author="Sean Vrieland" w:date="2024-03-04T16:03:00Z">
        <w:r w:rsidRPr="00A85C5D" w:rsidDel="00500A14">
          <w:rPr>
            <w:rFonts w:asciiTheme="minorHAnsi" w:eastAsia="System Font" w:hAnsiTheme="minorHAnsi" w:cs="Helvetica"/>
            <w:color w:val="000000" w:themeColor="text1"/>
            <w:sz w:val="22"/>
            <w:szCs w:val="22"/>
            <w:lang w:val="en-GB"/>
          </w:rPr>
          <w:delText>a</w:delText>
        </w:r>
      </w:del>
      <w:r w:rsidRPr="00A85C5D">
        <w:rPr>
          <w:rFonts w:asciiTheme="minorHAnsi" w:eastAsia="System Font" w:hAnsiTheme="minorHAnsi" w:cs="Helvetica"/>
          <w:color w:val="000000" w:themeColor="text1"/>
          <w:sz w:val="22"/>
          <w:szCs w:val="22"/>
          <w:lang w:val="en-GB"/>
        </w:rPr>
        <w:t>nd there in Meldorf, Johann Friss of Hesselager acquired this book and he handed this book to me, Klaus Rytter, who was at that time his servant, to bring the same book home’)</w:t>
      </w:r>
    </w:p>
    <w:p w14:paraId="4BBB684A" w14:textId="77777777" w:rsidR="006E15A4" w:rsidRDefault="006E15A4" w:rsidP="00FB23A7">
      <w:pPr>
        <w:widowControl w:val="0"/>
        <w:autoSpaceDE w:val="0"/>
        <w:autoSpaceDN w:val="0"/>
        <w:adjustRightInd w:val="0"/>
        <w:rPr>
          <w:rFonts w:asciiTheme="minorHAnsi" w:eastAsia="System Font" w:hAnsiTheme="minorHAnsi" w:cs="Helvetica"/>
          <w:color w:val="000000" w:themeColor="text1"/>
          <w:sz w:val="22"/>
          <w:szCs w:val="22"/>
          <w:lang w:val="en-GB"/>
        </w:rPr>
      </w:pPr>
    </w:p>
    <w:p w14:paraId="4C776AE6" w14:textId="3A2C9FCF" w:rsidR="0099014A" w:rsidRPr="00A85C5D" w:rsidRDefault="00F50B3C" w:rsidP="00FB23A7">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 xml:space="preserve">Johan Friis was a learned man who had studied in Odense, Copenhagen, Cologne and Rome and received the title of </w:t>
      </w:r>
      <w:r w:rsidRPr="00A85C5D">
        <w:rPr>
          <w:rFonts w:asciiTheme="minorHAnsi" w:eastAsia="System Font" w:hAnsiTheme="minorHAnsi" w:cs="Helvetica"/>
          <w:i/>
          <w:color w:val="000000" w:themeColor="text1"/>
          <w:sz w:val="22"/>
          <w:szCs w:val="22"/>
          <w:lang w:val="en-GB"/>
        </w:rPr>
        <w:t>magister.</w:t>
      </w:r>
      <w:r w:rsidR="00DC530F" w:rsidRPr="00A85C5D">
        <w:rPr>
          <w:rFonts w:asciiTheme="minorHAnsi" w:eastAsia="System Font" w:hAnsiTheme="minorHAnsi" w:cs="Helvetica"/>
          <w:color w:val="000000" w:themeColor="text1"/>
          <w:sz w:val="22"/>
          <w:szCs w:val="22"/>
          <w:lang w:val="en-GB"/>
        </w:rPr>
        <w:t xml:space="preserve"> H</w:t>
      </w:r>
      <w:r w:rsidRPr="00A85C5D">
        <w:rPr>
          <w:rFonts w:asciiTheme="minorHAnsi" w:eastAsia="System Font" w:hAnsiTheme="minorHAnsi" w:cs="Helvetica"/>
          <w:color w:val="000000" w:themeColor="text1"/>
          <w:sz w:val="22"/>
          <w:szCs w:val="22"/>
          <w:lang w:val="en-GB"/>
        </w:rPr>
        <w:t xml:space="preserve">e </w:t>
      </w:r>
      <w:r w:rsidR="00DC530F" w:rsidRPr="00A85C5D">
        <w:rPr>
          <w:rFonts w:asciiTheme="minorHAnsi" w:eastAsia="System Font" w:hAnsiTheme="minorHAnsi" w:cs="Helvetica"/>
          <w:color w:val="000000" w:themeColor="text1"/>
          <w:sz w:val="22"/>
          <w:szCs w:val="22"/>
          <w:lang w:val="en-GB"/>
        </w:rPr>
        <w:t>was later even</w:t>
      </w:r>
      <w:r w:rsidRPr="00A85C5D">
        <w:rPr>
          <w:rFonts w:asciiTheme="minorHAnsi" w:eastAsia="System Font" w:hAnsiTheme="minorHAnsi" w:cs="Helvetica"/>
          <w:color w:val="000000" w:themeColor="text1"/>
          <w:sz w:val="22"/>
          <w:szCs w:val="22"/>
          <w:lang w:val="en-GB"/>
        </w:rPr>
        <w:t xml:space="preserve"> rector of the university of Copenhagen.</w:t>
      </w:r>
      <w:r w:rsidR="00DC530F" w:rsidRPr="00A85C5D">
        <w:rPr>
          <w:rFonts w:asciiTheme="minorHAnsi" w:eastAsia="System Font" w:hAnsiTheme="minorHAnsi" w:cs="Helvetica"/>
          <w:color w:val="000000" w:themeColor="text1"/>
          <w:sz w:val="22"/>
          <w:szCs w:val="22"/>
          <w:lang w:val="en-GB"/>
        </w:rPr>
        <w:t xml:space="preserve"> It is therefore not surprising that he would have been interested in a legal codex containing the laws of Dithmarschen.</w:t>
      </w:r>
      <w:r w:rsidRPr="00A85C5D">
        <w:rPr>
          <w:rFonts w:asciiTheme="minorHAnsi" w:eastAsia="System Font" w:hAnsiTheme="minorHAnsi" w:cs="Helvetica"/>
          <w:color w:val="000000" w:themeColor="text1"/>
          <w:sz w:val="22"/>
          <w:szCs w:val="22"/>
          <w:lang w:val="en-GB"/>
        </w:rPr>
        <w:t xml:space="preserve"> </w:t>
      </w:r>
      <w:r w:rsidR="00553442" w:rsidRPr="00A85C5D">
        <w:rPr>
          <w:rFonts w:asciiTheme="minorHAnsi" w:eastAsia="System Font" w:hAnsiTheme="minorHAnsi" w:cs="Helvetica"/>
          <w:color w:val="000000" w:themeColor="text1"/>
          <w:sz w:val="22"/>
          <w:szCs w:val="22"/>
          <w:lang w:val="en-GB"/>
        </w:rPr>
        <w:t xml:space="preserve">Rare and valuable books have been popular spoils of war </w:t>
      </w:r>
      <w:del w:id="71" w:author="Sean Vrieland" w:date="2024-03-04T16:03:00Z">
        <w:r w:rsidR="00553442" w:rsidRPr="00A85C5D" w:rsidDel="00500A14">
          <w:rPr>
            <w:rFonts w:asciiTheme="minorHAnsi" w:eastAsia="System Font" w:hAnsiTheme="minorHAnsi" w:cs="Helvetica"/>
            <w:color w:val="000000" w:themeColor="text1"/>
            <w:sz w:val="22"/>
            <w:szCs w:val="22"/>
            <w:lang w:val="en-GB"/>
          </w:rPr>
          <w:delText xml:space="preserve">thorough </w:delText>
        </w:r>
      </w:del>
      <w:ins w:id="72" w:author="Sean Vrieland" w:date="2024-03-04T16:03:00Z">
        <w:r w:rsidR="00500A14">
          <w:rPr>
            <w:rFonts w:asciiTheme="minorHAnsi" w:eastAsia="System Font" w:hAnsiTheme="minorHAnsi" w:cs="Helvetica"/>
            <w:color w:val="000000" w:themeColor="text1"/>
            <w:sz w:val="22"/>
            <w:szCs w:val="22"/>
            <w:lang w:val="en-GB"/>
          </w:rPr>
          <w:t>throughout</w:t>
        </w:r>
        <w:r w:rsidR="00500A14" w:rsidRPr="00A85C5D">
          <w:rPr>
            <w:rFonts w:asciiTheme="minorHAnsi" w:eastAsia="System Font" w:hAnsiTheme="minorHAnsi" w:cs="Helvetica"/>
            <w:color w:val="000000" w:themeColor="text1"/>
            <w:sz w:val="22"/>
            <w:szCs w:val="22"/>
            <w:lang w:val="en-GB"/>
          </w:rPr>
          <w:t xml:space="preserve"> </w:t>
        </w:r>
      </w:ins>
      <w:r w:rsidR="00553442" w:rsidRPr="00A85C5D">
        <w:rPr>
          <w:rFonts w:asciiTheme="minorHAnsi" w:eastAsia="System Font" w:hAnsiTheme="minorHAnsi" w:cs="Helvetica"/>
          <w:color w:val="000000" w:themeColor="text1"/>
          <w:sz w:val="22"/>
          <w:szCs w:val="22"/>
          <w:lang w:val="en-GB"/>
        </w:rPr>
        <w:lastRenderedPageBreak/>
        <w:t xml:space="preserve">human history. </w:t>
      </w:r>
      <w:r w:rsidR="009E37BE" w:rsidRPr="00A85C5D">
        <w:rPr>
          <w:rFonts w:asciiTheme="minorHAnsi" w:eastAsia="System Font" w:hAnsiTheme="minorHAnsi" w:cs="Helvetica"/>
          <w:color w:val="000000" w:themeColor="text1"/>
          <w:sz w:val="22"/>
          <w:szCs w:val="22"/>
          <w:lang w:val="en-GB"/>
        </w:rPr>
        <w:t xml:space="preserve">However, </w:t>
      </w:r>
      <w:r w:rsidR="00DC530F" w:rsidRPr="00A85C5D">
        <w:rPr>
          <w:rFonts w:asciiTheme="minorHAnsi" w:eastAsia="System Font" w:hAnsiTheme="minorHAnsi" w:cs="Helvetica"/>
          <w:color w:val="000000" w:themeColor="text1"/>
          <w:sz w:val="22"/>
          <w:szCs w:val="22"/>
          <w:lang w:val="en-GB"/>
        </w:rPr>
        <w:t xml:space="preserve">acquiring AM 2 4to and </w:t>
      </w:r>
      <w:r w:rsidR="009E37BE" w:rsidRPr="00A85C5D">
        <w:rPr>
          <w:rFonts w:asciiTheme="minorHAnsi" w:eastAsia="System Font" w:hAnsiTheme="minorHAnsi" w:cs="Helvetica"/>
          <w:color w:val="000000" w:themeColor="text1"/>
          <w:sz w:val="22"/>
          <w:szCs w:val="22"/>
          <w:lang w:val="en-GB"/>
        </w:rPr>
        <w:t xml:space="preserve">taking </w:t>
      </w:r>
      <w:r w:rsidR="00DC530F" w:rsidRPr="00A85C5D">
        <w:rPr>
          <w:rFonts w:asciiTheme="minorHAnsi" w:eastAsia="System Font" w:hAnsiTheme="minorHAnsi" w:cs="Helvetica"/>
          <w:color w:val="000000" w:themeColor="text1"/>
          <w:sz w:val="22"/>
          <w:szCs w:val="22"/>
          <w:lang w:val="en-GB"/>
        </w:rPr>
        <w:t>it</w:t>
      </w:r>
      <w:r w:rsidR="00FB23A7" w:rsidRPr="00A85C5D">
        <w:rPr>
          <w:rFonts w:asciiTheme="minorHAnsi" w:eastAsia="System Font" w:hAnsiTheme="minorHAnsi" w:cs="Helvetica"/>
          <w:color w:val="000000" w:themeColor="text1"/>
          <w:sz w:val="22"/>
          <w:szCs w:val="22"/>
          <w:lang w:val="en-GB"/>
        </w:rPr>
        <w:t xml:space="preserve"> </w:t>
      </w:r>
      <w:r w:rsidR="009E37BE" w:rsidRPr="00A85C5D">
        <w:rPr>
          <w:rFonts w:asciiTheme="minorHAnsi" w:eastAsia="System Font" w:hAnsiTheme="minorHAnsi" w:cs="Helvetica"/>
          <w:color w:val="000000" w:themeColor="text1"/>
          <w:sz w:val="22"/>
          <w:szCs w:val="22"/>
          <w:lang w:val="en-GB"/>
        </w:rPr>
        <w:t xml:space="preserve">to Denmark </w:t>
      </w:r>
      <w:r w:rsidR="00FB23A7" w:rsidRPr="00A85C5D">
        <w:rPr>
          <w:rFonts w:asciiTheme="minorHAnsi" w:eastAsia="System Font" w:hAnsiTheme="minorHAnsi" w:cs="Helvetica"/>
          <w:color w:val="000000" w:themeColor="text1"/>
          <w:sz w:val="22"/>
          <w:szCs w:val="22"/>
          <w:lang w:val="en-GB"/>
        </w:rPr>
        <w:t xml:space="preserve">may </w:t>
      </w:r>
      <w:r w:rsidR="001472EF" w:rsidRPr="00A85C5D">
        <w:rPr>
          <w:rFonts w:asciiTheme="minorHAnsi" w:eastAsia="System Font" w:hAnsiTheme="minorHAnsi" w:cs="Helvetica"/>
          <w:color w:val="000000" w:themeColor="text1"/>
          <w:sz w:val="22"/>
          <w:szCs w:val="22"/>
          <w:lang w:val="en-GB"/>
        </w:rPr>
        <w:t xml:space="preserve">also </w:t>
      </w:r>
      <w:r w:rsidRPr="00A85C5D">
        <w:rPr>
          <w:rFonts w:asciiTheme="minorHAnsi" w:eastAsia="System Font" w:hAnsiTheme="minorHAnsi" w:cs="Helvetica"/>
          <w:color w:val="000000" w:themeColor="text1"/>
          <w:sz w:val="22"/>
          <w:szCs w:val="22"/>
          <w:lang w:val="en-GB"/>
        </w:rPr>
        <w:t xml:space="preserve">have had </w:t>
      </w:r>
      <w:r w:rsidR="00FB23A7" w:rsidRPr="00A85C5D">
        <w:rPr>
          <w:rFonts w:asciiTheme="minorHAnsi" w:eastAsia="System Font" w:hAnsiTheme="minorHAnsi" w:cs="Helvetica"/>
          <w:color w:val="000000" w:themeColor="text1"/>
          <w:sz w:val="22"/>
          <w:szCs w:val="22"/>
          <w:lang w:val="en-GB"/>
        </w:rPr>
        <w:t xml:space="preserve">a </w:t>
      </w:r>
      <w:r w:rsidR="009E37BE" w:rsidRPr="00A85C5D">
        <w:rPr>
          <w:rFonts w:asciiTheme="minorHAnsi" w:eastAsia="System Font" w:hAnsiTheme="minorHAnsi" w:cs="Helvetica"/>
          <w:color w:val="000000" w:themeColor="text1"/>
          <w:sz w:val="22"/>
          <w:szCs w:val="22"/>
          <w:lang w:val="en-GB"/>
        </w:rPr>
        <w:t>practical purpose</w:t>
      </w:r>
      <w:ins w:id="73" w:author="Sean Vrieland" w:date="2024-03-04T16:03:00Z">
        <w:r w:rsidR="00500A14">
          <w:rPr>
            <w:rFonts w:asciiTheme="minorHAnsi" w:eastAsia="System Font" w:hAnsiTheme="minorHAnsi" w:cs="Helvetica"/>
            <w:color w:val="000000" w:themeColor="text1"/>
            <w:sz w:val="22"/>
            <w:szCs w:val="22"/>
            <w:lang w:val="en-GB"/>
          </w:rPr>
          <w:t>.</w:t>
        </w:r>
      </w:ins>
      <w:del w:id="74" w:author="Sean Vrieland" w:date="2024-03-04T16:03:00Z">
        <w:r w:rsidR="009E37BE" w:rsidRPr="00A85C5D" w:rsidDel="00500A14">
          <w:rPr>
            <w:rFonts w:asciiTheme="minorHAnsi" w:eastAsia="System Font" w:hAnsiTheme="minorHAnsi" w:cs="Helvetica"/>
            <w:color w:val="000000" w:themeColor="text1"/>
            <w:sz w:val="22"/>
            <w:szCs w:val="22"/>
            <w:lang w:val="en-GB"/>
          </w:rPr>
          <w:delText>:</w:delText>
        </w:r>
        <w:r w:rsidR="00FB23A7" w:rsidRPr="00A85C5D" w:rsidDel="00500A14">
          <w:rPr>
            <w:rFonts w:asciiTheme="minorHAnsi" w:eastAsia="System Font" w:hAnsiTheme="minorHAnsi" w:cs="Helvetica"/>
            <w:color w:val="000000" w:themeColor="text1"/>
            <w:sz w:val="22"/>
            <w:szCs w:val="22"/>
            <w:lang w:val="en-GB"/>
          </w:rPr>
          <w:delText xml:space="preserve"> </w:delText>
        </w:r>
      </w:del>
    </w:p>
    <w:p w14:paraId="4D7B7727" w14:textId="77777777" w:rsidR="0099014A" w:rsidRPr="00A85C5D" w:rsidRDefault="0099014A" w:rsidP="00FB23A7">
      <w:pPr>
        <w:widowControl w:val="0"/>
        <w:autoSpaceDE w:val="0"/>
        <w:autoSpaceDN w:val="0"/>
        <w:adjustRightInd w:val="0"/>
        <w:rPr>
          <w:rFonts w:asciiTheme="minorHAnsi" w:eastAsia="System Font" w:hAnsiTheme="minorHAnsi" w:cs="Helvetica"/>
          <w:color w:val="000000" w:themeColor="text1"/>
          <w:sz w:val="22"/>
          <w:szCs w:val="22"/>
          <w:lang w:val="en-GB"/>
        </w:rPr>
      </w:pPr>
    </w:p>
    <w:p w14:paraId="324FC290" w14:textId="35B9220C" w:rsidR="00FB23A7" w:rsidRPr="00A85C5D" w:rsidRDefault="0099014A" w:rsidP="00FB23A7">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In the aftermath of the conquest, Dithmarschen was</w:t>
      </w:r>
      <w:r w:rsidR="00200262" w:rsidRPr="00A85C5D">
        <w:rPr>
          <w:rFonts w:asciiTheme="minorHAnsi" w:eastAsia="System Font" w:hAnsiTheme="minorHAnsi" w:cs="Helvetica"/>
          <w:color w:val="000000" w:themeColor="text1"/>
          <w:sz w:val="22"/>
          <w:szCs w:val="22"/>
          <w:lang w:val="en-GB"/>
        </w:rPr>
        <w:t xml:space="preserve"> first</w:t>
      </w:r>
      <w:r w:rsidRPr="00A85C5D">
        <w:rPr>
          <w:rFonts w:asciiTheme="minorHAnsi" w:eastAsia="System Font" w:hAnsiTheme="minorHAnsi" w:cs="Helvetica"/>
          <w:color w:val="000000" w:themeColor="text1"/>
          <w:sz w:val="22"/>
          <w:szCs w:val="22"/>
          <w:lang w:val="en-GB"/>
        </w:rPr>
        <w:t xml:space="preserve"> divided </w:t>
      </w:r>
      <w:del w:id="75" w:author="Sean Vrieland" w:date="2024-03-04T16:03:00Z">
        <w:r w:rsidRPr="00A85C5D" w:rsidDel="00500A14">
          <w:rPr>
            <w:rFonts w:asciiTheme="minorHAnsi" w:eastAsia="System Font" w:hAnsiTheme="minorHAnsi" w:cs="Helvetica"/>
            <w:color w:val="000000" w:themeColor="text1"/>
            <w:sz w:val="22"/>
            <w:szCs w:val="22"/>
            <w:lang w:val="en-GB"/>
          </w:rPr>
          <w:delText xml:space="preserve">between </w:delText>
        </w:r>
      </w:del>
      <w:ins w:id="76" w:author="Sean Vrieland" w:date="2024-03-04T16:03:00Z">
        <w:r w:rsidR="00500A14">
          <w:rPr>
            <w:rFonts w:asciiTheme="minorHAnsi" w:eastAsia="System Font" w:hAnsiTheme="minorHAnsi" w:cs="Helvetica"/>
            <w:color w:val="000000" w:themeColor="text1"/>
            <w:sz w:val="22"/>
            <w:szCs w:val="22"/>
            <w:lang w:val="en-GB"/>
          </w:rPr>
          <w:t>by</w:t>
        </w:r>
        <w:r w:rsidR="00500A14" w:rsidRPr="00A85C5D">
          <w:rPr>
            <w:rFonts w:asciiTheme="minorHAnsi" w:eastAsia="System Font" w:hAnsiTheme="minorHAnsi" w:cs="Helvetica"/>
            <w:color w:val="000000" w:themeColor="text1"/>
            <w:sz w:val="22"/>
            <w:szCs w:val="22"/>
            <w:lang w:val="en-GB"/>
          </w:rPr>
          <w:t xml:space="preserve"> </w:t>
        </w:r>
      </w:ins>
      <w:r w:rsidRPr="00A85C5D">
        <w:rPr>
          <w:rFonts w:asciiTheme="minorHAnsi" w:eastAsia="System Font" w:hAnsiTheme="minorHAnsi" w:cs="Helvetica"/>
          <w:color w:val="000000" w:themeColor="text1"/>
          <w:sz w:val="22"/>
          <w:szCs w:val="22"/>
          <w:lang w:val="en-GB"/>
        </w:rPr>
        <w:t>the three dukes into three</w:t>
      </w:r>
      <w:ins w:id="77" w:author="Sean Vrieland" w:date="2024-03-04T16:03:00Z">
        <w:r w:rsidR="00500A14">
          <w:rPr>
            <w:rFonts w:asciiTheme="minorHAnsi" w:eastAsia="System Font" w:hAnsiTheme="minorHAnsi" w:cs="Helvetica"/>
            <w:color w:val="000000" w:themeColor="text1"/>
            <w:sz w:val="22"/>
            <w:szCs w:val="22"/>
            <w:lang w:val="en-GB"/>
          </w:rPr>
          <w:t xml:space="preserve"> parts</w:t>
        </w:r>
      </w:ins>
      <w:r w:rsidRPr="00A85C5D">
        <w:rPr>
          <w:rFonts w:asciiTheme="minorHAnsi" w:eastAsia="System Font" w:hAnsiTheme="minorHAnsi" w:cs="Helvetica"/>
          <w:color w:val="000000" w:themeColor="text1"/>
          <w:sz w:val="22"/>
          <w:szCs w:val="22"/>
          <w:lang w:val="en-GB"/>
        </w:rPr>
        <w:t xml:space="preserve">, and later into two when </w:t>
      </w:r>
      <w:r w:rsidR="005719B2" w:rsidRPr="00A85C5D">
        <w:rPr>
          <w:rFonts w:asciiTheme="minorHAnsi" w:eastAsia="System Font" w:hAnsiTheme="minorHAnsi" w:cs="Helvetica"/>
          <w:color w:val="000000" w:themeColor="text1"/>
          <w:sz w:val="22"/>
          <w:szCs w:val="22"/>
          <w:lang w:val="en-GB"/>
        </w:rPr>
        <w:t>John</w:t>
      </w:r>
      <w:r w:rsidR="00AA3893" w:rsidRPr="00A85C5D">
        <w:rPr>
          <w:rFonts w:asciiTheme="minorHAnsi" w:eastAsia="System Font" w:hAnsiTheme="minorHAnsi" w:cs="Helvetica"/>
          <w:color w:val="000000" w:themeColor="text1"/>
          <w:sz w:val="22"/>
          <w:szCs w:val="22"/>
          <w:lang w:val="en-GB"/>
        </w:rPr>
        <w:t xml:space="preserve"> </w:t>
      </w:r>
      <w:r w:rsidR="005719B2" w:rsidRPr="00A85C5D">
        <w:rPr>
          <w:rFonts w:asciiTheme="minorHAnsi" w:eastAsia="System Font" w:hAnsiTheme="minorHAnsi" w:cs="Helvetica"/>
          <w:color w:val="000000" w:themeColor="text1"/>
          <w:sz w:val="22"/>
          <w:szCs w:val="22"/>
          <w:lang w:val="en-GB"/>
        </w:rPr>
        <w:t>the Elder</w:t>
      </w:r>
      <w:r w:rsidR="00AA3893" w:rsidRPr="00A85C5D">
        <w:rPr>
          <w:rFonts w:asciiTheme="minorHAnsi" w:eastAsia="System Font" w:hAnsiTheme="minorHAnsi" w:cs="Helvetica"/>
          <w:color w:val="000000" w:themeColor="text1"/>
          <w:sz w:val="22"/>
          <w:szCs w:val="22"/>
          <w:lang w:val="en-GB"/>
        </w:rPr>
        <w:t xml:space="preserve"> died </w:t>
      </w:r>
      <w:r w:rsidR="009B5E9D">
        <w:rPr>
          <w:rFonts w:asciiTheme="minorHAnsi" w:eastAsia="System Font" w:hAnsiTheme="minorHAnsi" w:cs="Helvetica"/>
          <w:color w:val="000000" w:themeColor="text1"/>
          <w:sz w:val="22"/>
          <w:szCs w:val="22"/>
          <w:lang w:val="en-GB"/>
        </w:rPr>
        <w:t xml:space="preserve">in 1580 </w:t>
      </w:r>
      <w:r w:rsidR="001F0466" w:rsidRPr="00A85C5D">
        <w:rPr>
          <w:rFonts w:asciiTheme="minorHAnsi" w:eastAsia="System Font" w:hAnsiTheme="minorHAnsi" w:cs="Helvetica"/>
          <w:color w:val="000000" w:themeColor="text1"/>
          <w:sz w:val="22"/>
          <w:szCs w:val="22"/>
          <w:lang w:val="en-GB"/>
        </w:rPr>
        <w:t xml:space="preserve">without an heir </w:t>
      </w:r>
      <w:r w:rsidR="00AA3893" w:rsidRPr="00A85C5D">
        <w:rPr>
          <w:rFonts w:asciiTheme="minorHAnsi" w:eastAsia="System Font" w:hAnsiTheme="minorHAnsi" w:cs="Helvetica"/>
          <w:color w:val="000000" w:themeColor="text1"/>
          <w:sz w:val="22"/>
          <w:szCs w:val="22"/>
          <w:lang w:val="en-GB"/>
        </w:rPr>
        <w:t xml:space="preserve">and his </w:t>
      </w:r>
      <w:r w:rsidR="001F0466" w:rsidRPr="00A85C5D">
        <w:rPr>
          <w:rFonts w:asciiTheme="minorHAnsi" w:eastAsia="System Font" w:hAnsiTheme="minorHAnsi" w:cs="Helvetica"/>
          <w:color w:val="000000" w:themeColor="text1"/>
          <w:sz w:val="22"/>
          <w:szCs w:val="22"/>
          <w:lang w:val="en-GB"/>
        </w:rPr>
        <w:t>territories</w:t>
      </w:r>
      <w:r w:rsidR="00AA3893" w:rsidRPr="00A85C5D">
        <w:rPr>
          <w:rFonts w:asciiTheme="minorHAnsi" w:eastAsia="System Font" w:hAnsiTheme="minorHAnsi" w:cs="Helvetica"/>
          <w:color w:val="000000" w:themeColor="text1"/>
          <w:sz w:val="22"/>
          <w:szCs w:val="22"/>
          <w:lang w:val="en-GB"/>
        </w:rPr>
        <w:t xml:space="preserve"> </w:t>
      </w:r>
      <w:r w:rsidR="00200262" w:rsidRPr="00A85C5D">
        <w:rPr>
          <w:rFonts w:asciiTheme="minorHAnsi" w:eastAsia="System Font" w:hAnsiTheme="minorHAnsi" w:cs="Helvetica"/>
          <w:color w:val="000000" w:themeColor="text1"/>
          <w:sz w:val="22"/>
          <w:szCs w:val="22"/>
          <w:lang w:val="en-GB"/>
        </w:rPr>
        <w:t>were divided between</w:t>
      </w:r>
      <w:r w:rsidR="00AA3893" w:rsidRPr="00A85C5D">
        <w:rPr>
          <w:rFonts w:asciiTheme="minorHAnsi" w:eastAsia="System Font" w:hAnsiTheme="minorHAnsi" w:cs="Helvetica"/>
          <w:color w:val="000000" w:themeColor="text1"/>
          <w:sz w:val="22"/>
          <w:szCs w:val="22"/>
          <w:lang w:val="en-GB"/>
        </w:rPr>
        <w:t xml:space="preserve"> </w:t>
      </w:r>
      <w:r w:rsidR="00200262" w:rsidRPr="00A85C5D">
        <w:rPr>
          <w:rFonts w:asciiTheme="minorHAnsi" w:eastAsia="System Font" w:hAnsiTheme="minorHAnsi" w:cs="Helvetica"/>
          <w:color w:val="000000" w:themeColor="text1"/>
          <w:sz w:val="22"/>
          <w:szCs w:val="22"/>
          <w:lang w:val="en-GB"/>
        </w:rPr>
        <w:t xml:space="preserve">brother and </w:t>
      </w:r>
      <w:r w:rsidR="005719B2" w:rsidRPr="00A85C5D">
        <w:rPr>
          <w:rFonts w:asciiTheme="minorHAnsi" w:eastAsia="System Font" w:hAnsiTheme="minorHAnsi" w:cs="Helvetica"/>
          <w:color w:val="000000" w:themeColor="text1"/>
          <w:sz w:val="22"/>
          <w:szCs w:val="22"/>
          <w:lang w:val="en-GB"/>
        </w:rPr>
        <w:t>nephew</w:t>
      </w:r>
      <w:r w:rsidR="00AA3893" w:rsidRPr="00A85C5D">
        <w:rPr>
          <w:rFonts w:asciiTheme="minorHAnsi" w:eastAsia="System Font" w:hAnsiTheme="minorHAnsi" w:cs="Helvetica"/>
          <w:color w:val="000000" w:themeColor="text1"/>
          <w:sz w:val="22"/>
          <w:szCs w:val="22"/>
          <w:lang w:val="en-GB"/>
        </w:rPr>
        <w:t>.</w:t>
      </w:r>
      <w:r w:rsidRPr="00A85C5D">
        <w:rPr>
          <w:rFonts w:asciiTheme="minorHAnsi" w:eastAsia="System Font" w:hAnsiTheme="minorHAnsi" w:cs="Helvetica"/>
          <w:color w:val="000000" w:themeColor="text1"/>
          <w:sz w:val="22"/>
          <w:szCs w:val="22"/>
          <w:lang w:val="en-GB"/>
        </w:rPr>
        <w:t xml:space="preserve"> </w:t>
      </w:r>
      <w:r w:rsidR="00200262" w:rsidRPr="00A85C5D">
        <w:rPr>
          <w:rFonts w:asciiTheme="minorHAnsi" w:eastAsia="System Font" w:hAnsiTheme="minorHAnsi" w:cs="Helvetica"/>
          <w:color w:val="000000" w:themeColor="text1"/>
          <w:sz w:val="22"/>
          <w:szCs w:val="22"/>
          <w:lang w:val="en-GB"/>
        </w:rPr>
        <w:t>In this</w:t>
      </w:r>
      <w:r w:rsidR="001F0466" w:rsidRPr="00A85C5D">
        <w:rPr>
          <w:rFonts w:asciiTheme="minorHAnsi" w:eastAsia="System Font" w:hAnsiTheme="minorHAnsi" w:cs="Helvetica"/>
          <w:color w:val="000000" w:themeColor="text1"/>
          <w:sz w:val="22"/>
          <w:szCs w:val="22"/>
          <w:lang w:val="en-GB"/>
        </w:rPr>
        <w:t xml:space="preserve"> reorganisation of Dithmarschen, the Duke of Schleswig-Holstein-Gottorf received sovereignty over Northern Dithmarschen while the King of Denmark received sovereignty over Southern Dithmarschen. T</w:t>
      </w:r>
      <w:r w:rsidR="00FB23A7" w:rsidRPr="00A85C5D">
        <w:rPr>
          <w:rFonts w:asciiTheme="minorHAnsi" w:eastAsia="System Font" w:hAnsiTheme="minorHAnsi" w:cs="Helvetica"/>
          <w:color w:val="000000" w:themeColor="text1"/>
          <w:sz w:val="22"/>
          <w:szCs w:val="22"/>
          <w:lang w:val="en-GB"/>
        </w:rPr>
        <w:t xml:space="preserve">he chancellery in Copenhagen would </w:t>
      </w:r>
      <w:r w:rsidR="001F0466" w:rsidRPr="00A85C5D">
        <w:rPr>
          <w:rFonts w:asciiTheme="minorHAnsi" w:eastAsia="System Font" w:hAnsiTheme="minorHAnsi" w:cs="Helvetica"/>
          <w:color w:val="000000" w:themeColor="text1"/>
          <w:sz w:val="22"/>
          <w:szCs w:val="22"/>
          <w:lang w:val="en-GB"/>
        </w:rPr>
        <w:t xml:space="preserve">thus </w:t>
      </w:r>
      <w:r w:rsidR="00FB23A7" w:rsidRPr="00A85C5D">
        <w:rPr>
          <w:rFonts w:asciiTheme="minorHAnsi" w:eastAsia="System Font" w:hAnsiTheme="minorHAnsi" w:cs="Helvetica"/>
          <w:color w:val="000000" w:themeColor="text1"/>
          <w:sz w:val="22"/>
          <w:szCs w:val="22"/>
          <w:lang w:val="en-GB"/>
        </w:rPr>
        <w:t>have needed to know the law of the new</w:t>
      </w:r>
      <w:r w:rsidR="008760FE" w:rsidRPr="00A85C5D">
        <w:rPr>
          <w:rFonts w:asciiTheme="minorHAnsi" w:eastAsia="System Font" w:hAnsiTheme="minorHAnsi" w:cs="Helvetica"/>
          <w:color w:val="000000" w:themeColor="text1"/>
          <w:sz w:val="22"/>
          <w:szCs w:val="22"/>
          <w:lang w:val="en-GB"/>
        </w:rPr>
        <w:t>ly-annexed</w:t>
      </w:r>
      <w:r w:rsidR="00FB23A7" w:rsidRPr="00A85C5D">
        <w:rPr>
          <w:rFonts w:asciiTheme="minorHAnsi" w:eastAsia="System Font" w:hAnsiTheme="minorHAnsi" w:cs="Helvetica"/>
          <w:color w:val="000000" w:themeColor="text1"/>
          <w:sz w:val="22"/>
          <w:szCs w:val="22"/>
          <w:lang w:val="en-GB"/>
        </w:rPr>
        <w:t xml:space="preserve"> territory </w:t>
      </w:r>
      <w:r w:rsidR="008760FE" w:rsidRPr="00A85C5D">
        <w:rPr>
          <w:rFonts w:asciiTheme="minorHAnsi" w:eastAsia="System Font" w:hAnsiTheme="minorHAnsi" w:cs="Helvetica"/>
          <w:color w:val="000000" w:themeColor="text1"/>
          <w:sz w:val="22"/>
          <w:szCs w:val="22"/>
          <w:lang w:val="en-GB"/>
        </w:rPr>
        <w:t>to execute their legal and administrative responsibilities</w:t>
      </w:r>
      <w:r w:rsidR="00FB23A7" w:rsidRPr="00A85C5D">
        <w:rPr>
          <w:rFonts w:asciiTheme="minorHAnsi" w:eastAsia="System Font" w:hAnsiTheme="minorHAnsi" w:cs="Helvetica"/>
          <w:color w:val="000000" w:themeColor="text1"/>
          <w:sz w:val="22"/>
          <w:szCs w:val="22"/>
          <w:lang w:val="en-GB"/>
        </w:rPr>
        <w:t>.</w:t>
      </w:r>
    </w:p>
    <w:p w14:paraId="2B2A9D84" w14:textId="77777777" w:rsidR="004F2766" w:rsidRPr="00A85C5D" w:rsidRDefault="004F2766" w:rsidP="00A85190">
      <w:pPr>
        <w:widowControl w:val="0"/>
        <w:autoSpaceDE w:val="0"/>
        <w:autoSpaceDN w:val="0"/>
        <w:adjustRightInd w:val="0"/>
        <w:rPr>
          <w:rFonts w:asciiTheme="minorHAnsi" w:eastAsia="System Font" w:hAnsiTheme="minorHAnsi" w:cs="Helvetica"/>
          <w:color w:val="000000" w:themeColor="text1"/>
          <w:sz w:val="22"/>
          <w:szCs w:val="22"/>
          <w:lang w:val="en-GB"/>
        </w:rPr>
      </w:pPr>
    </w:p>
    <w:p w14:paraId="5A901038" w14:textId="12FE5A5B" w:rsidR="0055605A" w:rsidRPr="00A85C5D" w:rsidRDefault="00B22913" w:rsidP="00A43DF5">
      <w:pPr>
        <w:widowControl w:val="0"/>
        <w:autoSpaceDE w:val="0"/>
        <w:autoSpaceDN w:val="0"/>
        <w:adjustRightInd w:val="0"/>
        <w:rPr>
          <w:rFonts w:asciiTheme="minorHAnsi" w:eastAsia="System Font" w:hAnsiTheme="minorHAnsi" w:cs="Helvetica"/>
          <w:color w:val="000000" w:themeColor="text1"/>
          <w:sz w:val="22"/>
          <w:szCs w:val="22"/>
          <w:lang w:val="en-GB"/>
        </w:rPr>
      </w:pPr>
      <w:r w:rsidRPr="00A85C5D">
        <w:rPr>
          <w:rFonts w:asciiTheme="minorHAnsi" w:eastAsia="System Font" w:hAnsiTheme="minorHAnsi" w:cs="Helvetica"/>
          <w:color w:val="000000" w:themeColor="text1"/>
          <w:sz w:val="22"/>
          <w:szCs w:val="22"/>
          <w:lang w:val="en-GB"/>
        </w:rPr>
        <w:t xml:space="preserve">A revised </w:t>
      </w:r>
      <w:r w:rsidR="00EC0721" w:rsidRPr="00A85C5D">
        <w:rPr>
          <w:rFonts w:asciiTheme="minorHAnsi" w:eastAsia="System Font" w:hAnsiTheme="minorHAnsi" w:cs="Helvetica"/>
          <w:color w:val="000000" w:themeColor="text1"/>
          <w:sz w:val="22"/>
          <w:szCs w:val="22"/>
          <w:lang w:val="en-GB"/>
        </w:rPr>
        <w:t>third redaction</w:t>
      </w:r>
      <w:r w:rsidRPr="00A85C5D">
        <w:rPr>
          <w:rFonts w:asciiTheme="minorHAnsi" w:eastAsia="System Font" w:hAnsiTheme="minorHAnsi" w:cs="Helvetica"/>
          <w:color w:val="000000" w:themeColor="text1"/>
          <w:sz w:val="22"/>
          <w:szCs w:val="22"/>
          <w:lang w:val="en-GB"/>
        </w:rPr>
        <w:t xml:space="preserve"> of the </w:t>
      </w:r>
      <w:r w:rsidR="00AA3893" w:rsidRPr="00A85C5D">
        <w:rPr>
          <w:rFonts w:asciiTheme="minorHAnsi" w:eastAsia="System Font" w:hAnsiTheme="minorHAnsi" w:cs="Helvetica"/>
          <w:color w:val="000000" w:themeColor="text1"/>
          <w:sz w:val="22"/>
          <w:szCs w:val="22"/>
          <w:lang w:val="en-GB"/>
        </w:rPr>
        <w:t>L</w:t>
      </w:r>
      <w:r w:rsidR="00A43DF5" w:rsidRPr="00A85C5D">
        <w:rPr>
          <w:rFonts w:asciiTheme="minorHAnsi" w:eastAsia="System Font" w:hAnsiTheme="minorHAnsi" w:cs="Helvetica"/>
          <w:color w:val="000000" w:themeColor="text1"/>
          <w:sz w:val="22"/>
          <w:szCs w:val="22"/>
          <w:lang w:val="en-GB"/>
        </w:rPr>
        <w:t xml:space="preserve">and </w:t>
      </w:r>
      <w:r w:rsidR="00AA3893" w:rsidRPr="00A85C5D">
        <w:rPr>
          <w:rFonts w:asciiTheme="minorHAnsi" w:eastAsia="System Font" w:hAnsiTheme="minorHAnsi" w:cs="Helvetica"/>
          <w:color w:val="000000" w:themeColor="text1"/>
          <w:sz w:val="22"/>
          <w:szCs w:val="22"/>
          <w:lang w:val="en-GB"/>
        </w:rPr>
        <w:t>L</w:t>
      </w:r>
      <w:r w:rsidRPr="00A85C5D">
        <w:rPr>
          <w:rFonts w:asciiTheme="minorHAnsi" w:eastAsia="System Font" w:hAnsiTheme="minorHAnsi" w:cs="Helvetica"/>
          <w:color w:val="000000" w:themeColor="text1"/>
          <w:sz w:val="22"/>
          <w:szCs w:val="22"/>
          <w:lang w:val="en-GB"/>
        </w:rPr>
        <w:t xml:space="preserve">aw </w:t>
      </w:r>
      <w:r w:rsidR="00B00ABC" w:rsidRPr="00A85C5D">
        <w:rPr>
          <w:rFonts w:asciiTheme="minorHAnsi" w:eastAsia="System Font" w:hAnsiTheme="minorHAnsi" w:cs="Helvetica"/>
          <w:color w:val="000000" w:themeColor="text1"/>
          <w:sz w:val="22"/>
          <w:szCs w:val="22"/>
          <w:lang w:val="en-GB"/>
        </w:rPr>
        <w:t xml:space="preserve">of Dithmarschen </w:t>
      </w:r>
      <w:r w:rsidRPr="00A85C5D">
        <w:rPr>
          <w:rFonts w:asciiTheme="minorHAnsi" w:eastAsia="System Font" w:hAnsiTheme="minorHAnsi" w:cs="Helvetica"/>
          <w:color w:val="000000" w:themeColor="text1"/>
          <w:sz w:val="22"/>
          <w:szCs w:val="22"/>
          <w:lang w:val="en-GB"/>
        </w:rPr>
        <w:t>was</w:t>
      </w:r>
      <w:r w:rsidR="00553442">
        <w:rPr>
          <w:rFonts w:asciiTheme="minorHAnsi" w:eastAsia="System Font" w:hAnsiTheme="minorHAnsi" w:cs="Helvetica"/>
          <w:color w:val="000000" w:themeColor="text1"/>
          <w:sz w:val="22"/>
          <w:szCs w:val="22"/>
          <w:lang w:val="en-GB"/>
        </w:rPr>
        <w:t xml:space="preserve"> compil</w:t>
      </w:r>
      <w:r w:rsidR="00356D42" w:rsidRPr="00A85C5D">
        <w:rPr>
          <w:rFonts w:asciiTheme="minorHAnsi" w:eastAsia="System Font" w:hAnsiTheme="minorHAnsi" w:cs="Helvetica"/>
          <w:color w:val="000000" w:themeColor="text1"/>
          <w:sz w:val="22"/>
          <w:szCs w:val="22"/>
          <w:lang w:val="en-GB"/>
        </w:rPr>
        <w:t>ed in 1567</w:t>
      </w:r>
      <w:r w:rsidR="004F2766" w:rsidRPr="00A85C5D">
        <w:rPr>
          <w:rFonts w:asciiTheme="minorHAnsi" w:eastAsia="System Font" w:hAnsiTheme="minorHAnsi" w:cs="Helvetica"/>
          <w:color w:val="000000" w:themeColor="text1"/>
          <w:sz w:val="22"/>
          <w:szCs w:val="22"/>
          <w:lang w:val="en-GB"/>
        </w:rPr>
        <w:t xml:space="preserve"> </w:t>
      </w:r>
      <w:r w:rsidR="00356D42" w:rsidRPr="00A85C5D">
        <w:rPr>
          <w:rFonts w:asciiTheme="minorHAnsi" w:eastAsia="System Font" w:hAnsiTheme="minorHAnsi" w:cs="Helvetica"/>
          <w:color w:val="000000" w:themeColor="text1"/>
          <w:sz w:val="22"/>
          <w:szCs w:val="22"/>
          <w:lang w:val="en-GB"/>
        </w:rPr>
        <w:t>by</w:t>
      </w:r>
      <w:r w:rsidR="00EC0721" w:rsidRPr="00A85C5D">
        <w:rPr>
          <w:rFonts w:asciiTheme="minorHAnsi" w:eastAsia="System Font" w:hAnsiTheme="minorHAnsi" w:cs="Helvetica"/>
          <w:color w:val="000000" w:themeColor="text1"/>
          <w:sz w:val="22"/>
          <w:szCs w:val="22"/>
          <w:lang w:val="en-GB"/>
        </w:rPr>
        <w:t xml:space="preserve"> </w:t>
      </w:r>
      <w:r w:rsidR="00A735A2">
        <w:rPr>
          <w:rFonts w:asciiTheme="minorHAnsi" w:eastAsia="System Font" w:hAnsiTheme="minorHAnsi" w:cs="Helvetica"/>
          <w:color w:val="000000" w:themeColor="text1"/>
          <w:sz w:val="22"/>
          <w:szCs w:val="22"/>
          <w:lang w:val="en-GB"/>
        </w:rPr>
        <w:t>Adam Tratziger (1523–</w:t>
      </w:r>
      <w:r w:rsidR="00C81660" w:rsidRPr="00A85C5D">
        <w:rPr>
          <w:rFonts w:asciiTheme="minorHAnsi" w:eastAsia="System Font" w:hAnsiTheme="minorHAnsi" w:cs="Helvetica"/>
          <w:color w:val="000000" w:themeColor="text1"/>
          <w:sz w:val="22"/>
          <w:szCs w:val="22"/>
          <w:lang w:val="en-GB"/>
        </w:rPr>
        <w:t>1584)</w:t>
      </w:r>
      <w:r w:rsidR="00356D42" w:rsidRPr="00A85C5D">
        <w:rPr>
          <w:rFonts w:asciiTheme="minorHAnsi" w:eastAsia="System Font" w:hAnsiTheme="minorHAnsi" w:cs="Helvetica"/>
          <w:color w:val="000000" w:themeColor="text1"/>
          <w:sz w:val="22"/>
          <w:szCs w:val="22"/>
          <w:lang w:val="en-GB"/>
        </w:rPr>
        <w:t xml:space="preserve">, chancellor of </w:t>
      </w:r>
      <w:r w:rsidR="00553442">
        <w:rPr>
          <w:rFonts w:asciiTheme="minorHAnsi" w:eastAsia="System Font" w:hAnsiTheme="minorHAnsi" w:cs="Helvetica"/>
          <w:color w:val="000000" w:themeColor="text1"/>
          <w:sz w:val="22"/>
          <w:szCs w:val="22"/>
          <w:lang w:val="en-GB"/>
        </w:rPr>
        <w:t>the ducal parts of Schleswig and Holstein</w:t>
      </w:r>
      <w:r w:rsidR="00356D42" w:rsidRPr="00A85C5D">
        <w:rPr>
          <w:rFonts w:asciiTheme="minorHAnsi" w:eastAsia="System Font" w:hAnsiTheme="minorHAnsi" w:cs="Helvetica"/>
          <w:color w:val="000000" w:themeColor="text1"/>
          <w:sz w:val="22"/>
          <w:szCs w:val="22"/>
          <w:lang w:val="en-GB"/>
        </w:rPr>
        <w:t xml:space="preserve">, </w:t>
      </w:r>
      <w:r w:rsidR="00C81660" w:rsidRPr="00A85C5D">
        <w:rPr>
          <w:rFonts w:asciiTheme="minorHAnsi" w:eastAsia="System Font" w:hAnsiTheme="minorHAnsi" w:cs="Helvetica"/>
          <w:color w:val="000000" w:themeColor="text1"/>
          <w:sz w:val="22"/>
          <w:szCs w:val="22"/>
          <w:lang w:val="en-GB"/>
        </w:rPr>
        <w:t xml:space="preserve">and </w:t>
      </w:r>
      <w:r w:rsidR="00A735A2">
        <w:rPr>
          <w:rFonts w:asciiTheme="minorHAnsi" w:eastAsia="System Font" w:hAnsiTheme="minorHAnsi" w:cs="Helvetica"/>
          <w:color w:val="000000" w:themeColor="text1"/>
          <w:sz w:val="22"/>
          <w:szCs w:val="22"/>
          <w:lang w:val="en-GB"/>
        </w:rPr>
        <w:t>Heinrich Rantzau (1526–</w:t>
      </w:r>
      <w:r w:rsidR="00C81660" w:rsidRPr="00A85C5D">
        <w:rPr>
          <w:rFonts w:asciiTheme="minorHAnsi" w:eastAsia="System Font" w:hAnsiTheme="minorHAnsi" w:cs="Helvetica"/>
          <w:color w:val="000000" w:themeColor="text1"/>
          <w:sz w:val="22"/>
          <w:szCs w:val="22"/>
          <w:lang w:val="en-GB"/>
        </w:rPr>
        <w:t xml:space="preserve">1598), </w:t>
      </w:r>
      <w:r w:rsidR="00A735A2">
        <w:rPr>
          <w:rFonts w:asciiTheme="minorHAnsi" w:eastAsia="System Font" w:hAnsiTheme="minorHAnsi" w:cs="Helvetica"/>
          <w:color w:val="000000" w:themeColor="text1"/>
          <w:sz w:val="22"/>
          <w:szCs w:val="22"/>
          <w:lang w:val="en-GB"/>
        </w:rPr>
        <w:t xml:space="preserve">son </w:t>
      </w:r>
      <w:r w:rsidR="006404FA">
        <w:rPr>
          <w:rFonts w:asciiTheme="minorHAnsi" w:eastAsia="System Font" w:hAnsiTheme="minorHAnsi" w:cs="Helvetica"/>
          <w:color w:val="000000" w:themeColor="text1"/>
          <w:sz w:val="22"/>
          <w:szCs w:val="22"/>
          <w:lang w:val="en-GB"/>
        </w:rPr>
        <w:t>of Johann Ra</w:t>
      </w:r>
      <w:r w:rsidR="00A735A2">
        <w:rPr>
          <w:rFonts w:asciiTheme="minorHAnsi" w:eastAsia="System Font" w:hAnsiTheme="minorHAnsi" w:cs="Helvetica"/>
          <w:color w:val="000000" w:themeColor="text1"/>
          <w:sz w:val="22"/>
          <w:szCs w:val="22"/>
          <w:lang w:val="en-GB"/>
        </w:rPr>
        <w:t>ntzau and</w:t>
      </w:r>
      <w:r w:rsidR="002E0F85" w:rsidRPr="00A85C5D">
        <w:rPr>
          <w:rFonts w:asciiTheme="minorHAnsi" w:eastAsia="System Font" w:hAnsiTheme="minorHAnsi" w:cs="Helvetica"/>
          <w:color w:val="000000" w:themeColor="text1"/>
          <w:sz w:val="22"/>
          <w:szCs w:val="22"/>
          <w:lang w:val="en-GB"/>
        </w:rPr>
        <w:t xml:space="preserve"> </w:t>
      </w:r>
      <w:r w:rsidR="00C81660" w:rsidRPr="00A85C5D">
        <w:rPr>
          <w:rFonts w:asciiTheme="minorHAnsi" w:eastAsia="System Font" w:hAnsiTheme="minorHAnsi" w:cs="Helvetica"/>
          <w:color w:val="000000" w:themeColor="text1"/>
          <w:sz w:val="22"/>
          <w:szCs w:val="22"/>
          <w:lang w:val="en-GB"/>
        </w:rPr>
        <w:t xml:space="preserve">governor of </w:t>
      </w:r>
      <w:r w:rsidR="00694422" w:rsidRPr="00A85C5D">
        <w:rPr>
          <w:rFonts w:asciiTheme="minorHAnsi" w:eastAsia="System Font" w:hAnsiTheme="minorHAnsi" w:cs="Helvetica"/>
          <w:color w:val="000000" w:themeColor="text1"/>
          <w:sz w:val="22"/>
          <w:szCs w:val="22"/>
          <w:lang w:val="en-GB"/>
        </w:rPr>
        <w:t xml:space="preserve">the Royal Danish parts of Schleswig and </w:t>
      </w:r>
      <w:r w:rsidR="00C81660" w:rsidRPr="00A85C5D">
        <w:rPr>
          <w:rFonts w:asciiTheme="minorHAnsi" w:eastAsia="System Font" w:hAnsiTheme="minorHAnsi" w:cs="Helvetica"/>
          <w:color w:val="000000" w:themeColor="text1"/>
          <w:sz w:val="22"/>
          <w:szCs w:val="22"/>
          <w:lang w:val="en-GB"/>
        </w:rPr>
        <w:t>Holstein</w:t>
      </w:r>
      <w:r w:rsidR="002E0F85" w:rsidRPr="00A85C5D">
        <w:rPr>
          <w:rFonts w:asciiTheme="minorHAnsi" w:eastAsia="System Font" w:hAnsiTheme="minorHAnsi" w:cs="Helvetica"/>
          <w:color w:val="000000" w:themeColor="text1"/>
          <w:sz w:val="22"/>
          <w:szCs w:val="22"/>
          <w:lang w:val="en-GB"/>
        </w:rPr>
        <w:t>.</w:t>
      </w:r>
      <w:r w:rsidR="00EC0721" w:rsidRPr="00A85C5D">
        <w:rPr>
          <w:rFonts w:asciiTheme="minorHAnsi" w:eastAsia="System Font" w:hAnsiTheme="minorHAnsi" w:cs="Helvetica"/>
          <w:color w:val="000000" w:themeColor="text1"/>
          <w:sz w:val="22"/>
          <w:szCs w:val="22"/>
          <w:lang w:val="en-GB"/>
        </w:rPr>
        <w:t xml:space="preserve"> </w:t>
      </w:r>
      <w:r w:rsidR="00553442">
        <w:rPr>
          <w:rFonts w:asciiTheme="minorHAnsi" w:eastAsia="System Font" w:hAnsiTheme="minorHAnsi" w:cs="Helvetica"/>
          <w:color w:val="000000" w:themeColor="text1"/>
          <w:sz w:val="22"/>
          <w:szCs w:val="22"/>
          <w:lang w:val="en-GB"/>
        </w:rPr>
        <w:t>This</w:t>
      </w:r>
      <w:r w:rsidR="00015D1A" w:rsidRPr="00A85C5D">
        <w:rPr>
          <w:rFonts w:asciiTheme="minorHAnsi" w:eastAsia="System Font" w:hAnsiTheme="minorHAnsi" w:cs="Helvetica"/>
          <w:color w:val="000000" w:themeColor="text1"/>
          <w:sz w:val="22"/>
          <w:szCs w:val="22"/>
          <w:lang w:val="en-GB"/>
        </w:rPr>
        <w:t xml:space="preserve"> third redaction was printed by Melchior Koch in Glückstadt in 1667 and again by Gotthilf Lehmann in Glückstadt in 1711.</w:t>
      </w:r>
      <w:r w:rsidR="00060B24">
        <w:rPr>
          <w:rFonts w:asciiTheme="minorHAnsi" w:eastAsia="System Font" w:hAnsiTheme="minorHAnsi" w:cs="Helvetica"/>
          <w:color w:val="000000" w:themeColor="text1"/>
          <w:sz w:val="22"/>
          <w:szCs w:val="22"/>
          <w:lang w:val="en-GB"/>
        </w:rPr>
        <w:t xml:space="preserve"> The third redaction of the Land Law of Dithmarschen </w:t>
      </w:r>
      <w:del w:id="78" w:author="Sean Vrieland" w:date="2024-03-04T16:04:00Z">
        <w:r w:rsidR="00A32BF5" w:rsidDel="00500A14">
          <w:rPr>
            <w:rFonts w:asciiTheme="minorHAnsi" w:eastAsia="System Font" w:hAnsiTheme="minorHAnsi" w:cs="Helvetica"/>
            <w:color w:val="000000" w:themeColor="text1"/>
            <w:sz w:val="22"/>
            <w:szCs w:val="22"/>
            <w:lang w:val="en-GB"/>
          </w:rPr>
          <w:delText>stayed</w:delText>
        </w:r>
        <w:r w:rsidR="004843AF" w:rsidDel="00500A14">
          <w:rPr>
            <w:rFonts w:asciiTheme="minorHAnsi" w:eastAsia="System Font" w:hAnsiTheme="minorHAnsi" w:cs="Helvetica"/>
            <w:color w:val="000000" w:themeColor="text1"/>
            <w:sz w:val="22"/>
            <w:szCs w:val="22"/>
            <w:lang w:val="en-GB"/>
          </w:rPr>
          <w:delText xml:space="preserve"> </w:delText>
        </w:r>
      </w:del>
      <w:ins w:id="79" w:author="Sean Vrieland" w:date="2024-03-04T16:04:00Z">
        <w:r w:rsidR="00500A14">
          <w:rPr>
            <w:rFonts w:asciiTheme="minorHAnsi" w:eastAsia="System Font" w:hAnsiTheme="minorHAnsi" w:cs="Helvetica"/>
            <w:color w:val="000000" w:themeColor="text1"/>
            <w:sz w:val="22"/>
            <w:szCs w:val="22"/>
            <w:lang w:val="en-GB"/>
          </w:rPr>
          <w:t>remained</w:t>
        </w:r>
        <w:r w:rsidR="00500A14">
          <w:rPr>
            <w:rFonts w:asciiTheme="minorHAnsi" w:eastAsia="System Font" w:hAnsiTheme="minorHAnsi" w:cs="Helvetica"/>
            <w:color w:val="000000" w:themeColor="text1"/>
            <w:sz w:val="22"/>
            <w:szCs w:val="22"/>
            <w:lang w:val="en-GB"/>
          </w:rPr>
          <w:t xml:space="preserve"> </w:t>
        </w:r>
      </w:ins>
      <w:r w:rsidR="004843AF">
        <w:rPr>
          <w:rFonts w:asciiTheme="minorHAnsi" w:eastAsia="System Font" w:hAnsiTheme="minorHAnsi" w:cs="Helvetica"/>
          <w:color w:val="000000" w:themeColor="text1"/>
          <w:sz w:val="22"/>
          <w:szCs w:val="22"/>
          <w:lang w:val="en-GB"/>
        </w:rPr>
        <w:t>in force until 1900</w:t>
      </w:r>
      <w:ins w:id="80" w:author="Sean Vrieland" w:date="2024-03-04T16:04:00Z">
        <w:r w:rsidR="00500A14">
          <w:rPr>
            <w:rFonts w:asciiTheme="minorHAnsi" w:eastAsia="System Font" w:hAnsiTheme="minorHAnsi" w:cs="Helvetica"/>
            <w:color w:val="000000" w:themeColor="text1"/>
            <w:sz w:val="22"/>
            <w:szCs w:val="22"/>
            <w:lang w:val="en-GB"/>
          </w:rPr>
          <w:t>,</w:t>
        </w:r>
      </w:ins>
      <w:r w:rsidR="004843AF">
        <w:rPr>
          <w:rFonts w:asciiTheme="minorHAnsi" w:eastAsia="System Font" w:hAnsiTheme="minorHAnsi" w:cs="Helvetica"/>
          <w:color w:val="000000" w:themeColor="text1"/>
          <w:sz w:val="22"/>
          <w:szCs w:val="22"/>
          <w:lang w:val="en-GB"/>
        </w:rPr>
        <w:t xml:space="preserve"> when it was </w:t>
      </w:r>
      <w:commentRangeStart w:id="81"/>
      <w:ins w:id="82" w:author="Sean Vrieland" w:date="2024-03-04T16:04:00Z">
        <w:r w:rsidR="00500A14">
          <w:rPr>
            <w:rFonts w:asciiTheme="minorHAnsi" w:eastAsia="System Font" w:hAnsiTheme="minorHAnsi" w:cs="Helvetica"/>
            <w:color w:val="000000" w:themeColor="text1"/>
            <w:sz w:val="22"/>
            <w:szCs w:val="22"/>
            <w:lang w:val="en-GB"/>
          </w:rPr>
          <w:t xml:space="preserve">finally </w:t>
        </w:r>
        <w:commentRangeEnd w:id="81"/>
        <w:r w:rsidR="00500A14">
          <w:rPr>
            <w:rStyle w:val="CommentReference"/>
          </w:rPr>
          <w:commentReference w:id="81"/>
        </w:r>
      </w:ins>
      <w:r w:rsidR="004843AF">
        <w:rPr>
          <w:rFonts w:asciiTheme="minorHAnsi" w:eastAsia="System Font" w:hAnsiTheme="minorHAnsi" w:cs="Helvetica"/>
          <w:color w:val="000000" w:themeColor="text1"/>
          <w:sz w:val="22"/>
          <w:szCs w:val="22"/>
          <w:lang w:val="en-GB"/>
        </w:rPr>
        <w:t>replaced by the</w:t>
      </w:r>
      <w:r w:rsidR="00A32BF5">
        <w:rPr>
          <w:rFonts w:asciiTheme="minorHAnsi" w:eastAsia="System Font" w:hAnsiTheme="minorHAnsi" w:cs="Helvetica"/>
          <w:color w:val="000000" w:themeColor="text1"/>
          <w:sz w:val="22"/>
          <w:szCs w:val="22"/>
          <w:lang w:val="en-GB"/>
        </w:rPr>
        <w:t xml:space="preserve"> common German </w:t>
      </w:r>
      <w:r w:rsidR="00A32BF5" w:rsidRPr="00A32BF5">
        <w:rPr>
          <w:rFonts w:asciiTheme="minorHAnsi" w:eastAsia="System Font" w:hAnsiTheme="minorHAnsi" w:cs="Helvetica"/>
          <w:i/>
          <w:color w:val="000000" w:themeColor="text1"/>
          <w:sz w:val="22"/>
          <w:szCs w:val="22"/>
          <w:lang w:val="en-GB"/>
        </w:rPr>
        <w:t>Bürgerliches Gesetzbuch</w:t>
      </w:r>
      <w:r w:rsidR="00A32BF5">
        <w:rPr>
          <w:rFonts w:asciiTheme="minorHAnsi" w:eastAsia="System Font" w:hAnsiTheme="minorHAnsi" w:cs="Helvetica"/>
          <w:color w:val="000000" w:themeColor="text1"/>
          <w:sz w:val="22"/>
          <w:szCs w:val="22"/>
          <w:lang w:val="en-GB"/>
        </w:rPr>
        <w:t>.</w:t>
      </w:r>
    </w:p>
    <w:p w14:paraId="5A2B4336" w14:textId="77777777" w:rsidR="00D46C67" w:rsidRPr="00A85C5D" w:rsidRDefault="00D46C67">
      <w:pPr>
        <w:rPr>
          <w:rFonts w:asciiTheme="minorHAnsi" w:hAnsiTheme="minorHAnsi"/>
          <w:color w:val="000000" w:themeColor="text1"/>
          <w:sz w:val="22"/>
          <w:szCs w:val="22"/>
          <w:lang w:val="en-GB"/>
        </w:rPr>
      </w:pPr>
    </w:p>
    <w:p w14:paraId="5E2CDDA5" w14:textId="198EF632" w:rsidR="004C4A92" w:rsidRPr="00A85C5D" w:rsidRDefault="00B00ABC" w:rsidP="00A070C4">
      <w:pPr>
        <w:widowControl w:val="0"/>
        <w:autoSpaceDE w:val="0"/>
        <w:autoSpaceDN w:val="0"/>
        <w:adjustRightInd w:val="0"/>
        <w:outlineLvl w:val="0"/>
        <w:rPr>
          <w:rFonts w:asciiTheme="minorHAnsi" w:eastAsia="System Font" w:hAnsiTheme="minorHAnsi" w:cs="System Font"/>
          <w:b/>
          <w:color w:val="000000" w:themeColor="text1"/>
          <w:sz w:val="22"/>
          <w:szCs w:val="22"/>
          <w:lang w:val="en-GB"/>
        </w:rPr>
      </w:pPr>
      <w:r w:rsidRPr="00A85C5D">
        <w:rPr>
          <w:rFonts w:asciiTheme="minorHAnsi" w:eastAsia="System Font" w:hAnsiTheme="minorHAnsi" w:cs="System Font"/>
          <w:b/>
          <w:color w:val="000000" w:themeColor="text1"/>
          <w:sz w:val="22"/>
          <w:szCs w:val="22"/>
          <w:lang w:val="en-GB"/>
        </w:rPr>
        <w:t>AM 2 4to and the Arnamagnæan Collection</w:t>
      </w:r>
    </w:p>
    <w:p w14:paraId="14916420" w14:textId="574F5347" w:rsidR="00B00ABC" w:rsidRPr="00A85C5D" w:rsidRDefault="00A362C3" w:rsidP="0092750B">
      <w:pPr>
        <w:widowControl w:val="0"/>
        <w:autoSpaceDE w:val="0"/>
        <w:autoSpaceDN w:val="0"/>
        <w:adjustRightInd w:val="0"/>
        <w:rPr>
          <w:rFonts w:asciiTheme="minorHAnsi" w:eastAsia="System Font" w:hAnsiTheme="minorHAnsi" w:cs="System Font"/>
          <w:color w:val="000000" w:themeColor="text1"/>
          <w:sz w:val="22"/>
          <w:szCs w:val="22"/>
          <w:lang w:val="en-GB"/>
        </w:rPr>
      </w:pPr>
      <w:r w:rsidRPr="00A85C5D">
        <w:rPr>
          <w:rFonts w:asciiTheme="minorHAnsi" w:eastAsia="System Font" w:hAnsiTheme="minorHAnsi" w:cs="System Font"/>
          <w:color w:val="000000" w:themeColor="text1"/>
          <w:sz w:val="22"/>
          <w:szCs w:val="22"/>
          <w:lang w:val="en-GB"/>
        </w:rPr>
        <w:t xml:space="preserve">Once the codex </w:t>
      </w:r>
      <w:r w:rsidR="00A735A2">
        <w:rPr>
          <w:rFonts w:asciiTheme="minorHAnsi" w:eastAsia="System Font" w:hAnsiTheme="minorHAnsi" w:cs="System Font"/>
          <w:color w:val="000000" w:themeColor="text1"/>
          <w:sz w:val="22"/>
          <w:szCs w:val="22"/>
          <w:lang w:val="en-GB"/>
        </w:rPr>
        <w:t>was brought to</w:t>
      </w:r>
      <w:r w:rsidRPr="00A85C5D">
        <w:rPr>
          <w:rFonts w:asciiTheme="minorHAnsi" w:eastAsia="System Font" w:hAnsiTheme="minorHAnsi" w:cs="System Font"/>
          <w:color w:val="000000" w:themeColor="text1"/>
          <w:sz w:val="22"/>
          <w:szCs w:val="22"/>
          <w:lang w:val="en-GB"/>
        </w:rPr>
        <w:t xml:space="preserve"> </w:t>
      </w:r>
      <w:r w:rsidR="00A735A2">
        <w:rPr>
          <w:rFonts w:asciiTheme="minorHAnsi" w:eastAsia="System Font" w:hAnsiTheme="minorHAnsi" w:cs="System Font"/>
          <w:color w:val="000000" w:themeColor="text1"/>
          <w:sz w:val="22"/>
          <w:szCs w:val="22"/>
          <w:lang w:val="en-GB"/>
        </w:rPr>
        <w:t>Denmark</w:t>
      </w:r>
      <w:r w:rsidRPr="00A85C5D">
        <w:rPr>
          <w:rFonts w:asciiTheme="minorHAnsi" w:eastAsia="System Font" w:hAnsiTheme="minorHAnsi" w:cs="System Font"/>
          <w:color w:val="000000" w:themeColor="text1"/>
          <w:sz w:val="22"/>
          <w:szCs w:val="22"/>
          <w:lang w:val="en-GB"/>
        </w:rPr>
        <w:t>, it remained there until today</w:t>
      </w:r>
      <w:r w:rsidR="0092750B" w:rsidRPr="00A85C5D">
        <w:rPr>
          <w:rFonts w:asciiTheme="minorHAnsi" w:eastAsia="System Font" w:hAnsiTheme="minorHAnsi" w:cs="System Font"/>
          <w:color w:val="000000" w:themeColor="text1"/>
          <w:sz w:val="22"/>
          <w:szCs w:val="22"/>
          <w:lang w:val="en-GB"/>
        </w:rPr>
        <w:t>.</w:t>
      </w:r>
      <w:r w:rsidR="00EC0721" w:rsidRPr="00A85C5D">
        <w:rPr>
          <w:rFonts w:asciiTheme="minorHAnsi" w:eastAsia="System Font" w:hAnsiTheme="minorHAnsi" w:cs="System Font"/>
          <w:color w:val="000000" w:themeColor="text1"/>
          <w:sz w:val="22"/>
          <w:szCs w:val="22"/>
          <w:lang w:val="en-GB"/>
        </w:rPr>
        <w:t xml:space="preserve"> </w:t>
      </w:r>
      <w:r w:rsidR="004E6686" w:rsidRPr="00A85C5D">
        <w:rPr>
          <w:rFonts w:asciiTheme="minorHAnsi" w:eastAsia="System Font" w:hAnsiTheme="minorHAnsi" w:cs="System Font"/>
          <w:color w:val="000000" w:themeColor="text1"/>
          <w:sz w:val="22"/>
          <w:szCs w:val="22"/>
          <w:lang w:val="en-GB"/>
        </w:rPr>
        <w:t xml:space="preserve">In the eighteenth century, it was </w:t>
      </w:r>
      <w:r w:rsidR="00B00ABC" w:rsidRPr="00A85C5D">
        <w:rPr>
          <w:rFonts w:asciiTheme="minorHAnsi" w:eastAsia="System Font" w:hAnsiTheme="minorHAnsi" w:cs="System Font"/>
          <w:color w:val="000000" w:themeColor="text1"/>
          <w:sz w:val="22"/>
          <w:szCs w:val="22"/>
          <w:lang w:val="en-GB"/>
        </w:rPr>
        <w:t>part of the private book collection of Federik Rostgaard (1671–1745)</w:t>
      </w:r>
      <w:r w:rsidR="00E72733" w:rsidRPr="00A85C5D">
        <w:rPr>
          <w:rFonts w:asciiTheme="minorHAnsi" w:eastAsia="System Font" w:hAnsiTheme="minorHAnsi" w:cs="System Font"/>
          <w:color w:val="000000" w:themeColor="text1"/>
          <w:sz w:val="22"/>
          <w:szCs w:val="22"/>
          <w:lang w:val="en-GB"/>
        </w:rPr>
        <w:t xml:space="preserve"> who was</w:t>
      </w:r>
      <w:r w:rsidR="00EC0721" w:rsidRPr="00A85C5D">
        <w:rPr>
          <w:rFonts w:asciiTheme="minorHAnsi" w:eastAsia="System Font" w:hAnsiTheme="minorHAnsi" w:cs="System Font"/>
          <w:color w:val="000000" w:themeColor="text1"/>
          <w:sz w:val="22"/>
          <w:szCs w:val="22"/>
          <w:lang w:val="en-GB"/>
        </w:rPr>
        <w:t xml:space="preserve"> </w:t>
      </w:r>
      <w:r w:rsidR="007652ED" w:rsidRPr="00A85C5D">
        <w:rPr>
          <w:rFonts w:asciiTheme="minorHAnsi" w:eastAsia="System Font" w:hAnsiTheme="minorHAnsi" w:cs="System Font"/>
          <w:color w:val="000000" w:themeColor="text1"/>
          <w:sz w:val="22"/>
          <w:szCs w:val="22"/>
          <w:lang w:val="en-GB"/>
        </w:rPr>
        <w:t>archivist of the Danish k</w:t>
      </w:r>
      <w:r w:rsidR="00EC0721" w:rsidRPr="00A85C5D">
        <w:rPr>
          <w:rFonts w:asciiTheme="minorHAnsi" w:eastAsia="System Font" w:hAnsiTheme="minorHAnsi" w:cs="System Font"/>
          <w:color w:val="000000" w:themeColor="text1"/>
          <w:sz w:val="22"/>
          <w:szCs w:val="22"/>
          <w:lang w:val="en-GB"/>
        </w:rPr>
        <w:t>ing’s privy archives.</w:t>
      </w:r>
      <w:r w:rsidR="009E37BE" w:rsidRPr="00A85C5D">
        <w:rPr>
          <w:rFonts w:asciiTheme="minorHAnsi" w:eastAsia="System Font" w:hAnsiTheme="minorHAnsi" w:cs="System Font"/>
          <w:color w:val="000000" w:themeColor="text1"/>
          <w:sz w:val="22"/>
          <w:szCs w:val="22"/>
          <w:lang w:val="en-GB"/>
        </w:rPr>
        <w:t xml:space="preserve"> </w:t>
      </w:r>
      <w:r w:rsidR="00E72733" w:rsidRPr="00A85C5D">
        <w:rPr>
          <w:rFonts w:asciiTheme="minorHAnsi" w:eastAsia="System Font" w:hAnsiTheme="minorHAnsi" w:cs="System Font"/>
          <w:color w:val="000000" w:themeColor="text1"/>
          <w:sz w:val="22"/>
          <w:szCs w:val="22"/>
          <w:lang w:val="en-GB"/>
        </w:rPr>
        <w:t xml:space="preserve">After </w:t>
      </w:r>
      <w:r w:rsidR="009E37BE" w:rsidRPr="00A85C5D">
        <w:rPr>
          <w:rFonts w:asciiTheme="minorHAnsi" w:eastAsia="System Font" w:hAnsiTheme="minorHAnsi" w:cs="System Font"/>
          <w:color w:val="000000" w:themeColor="text1"/>
          <w:sz w:val="22"/>
          <w:szCs w:val="22"/>
          <w:lang w:val="en-GB"/>
        </w:rPr>
        <w:t xml:space="preserve">Rostgaard’s </w:t>
      </w:r>
      <w:r w:rsidR="00E72733" w:rsidRPr="00A85C5D">
        <w:rPr>
          <w:rFonts w:asciiTheme="minorHAnsi" w:eastAsia="System Font" w:hAnsiTheme="minorHAnsi" w:cs="System Font"/>
          <w:color w:val="000000" w:themeColor="text1"/>
          <w:sz w:val="22"/>
          <w:szCs w:val="22"/>
          <w:lang w:val="en-GB"/>
        </w:rPr>
        <w:t>death</w:t>
      </w:r>
      <w:r w:rsidR="00EC0721" w:rsidRPr="00A85C5D">
        <w:rPr>
          <w:rFonts w:asciiTheme="minorHAnsi" w:eastAsia="System Font" w:hAnsiTheme="minorHAnsi" w:cs="System Font"/>
          <w:color w:val="000000" w:themeColor="text1"/>
          <w:sz w:val="22"/>
          <w:szCs w:val="22"/>
          <w:lang w:val="en-GB"/>
        </w:rPr>
        <w:t xml:space="preserve">, </w:t>
      </w:r>
      <w:r w:rsidR="009E37BE" w:rsidRPr="00A85C5D">
        <w:rPr>
          <w:rFonts w:asciiTheme="minorHAnsi" w:eastAsia="System Font" w:hAnsiTheme="minorHAnsi" w:cs="System Font"/>
          <w:color w:val="000000" w:themeColor="text1"/>
          <w:sz w:val="22"/>
          <w:szCs w:val="22"/>
          <w:lang w:val="en-GB"/>
        </w:rPr>
        <w:t xml:space="preserve">his successor </w:t>
      </w:r>
      <w:r w:rsidR="00B00ABC" w:rsidRPr="00A85C5D">
        <w:rPr>
          <w:rFonts w:asciiTheme="minorHAnsi" w:eastAsia="System Font" w:hAnsiTheme="minorHAnsi" w:cs="System Font"/>
          <w:color w:val="000000" w:themeColor="text1"/>
          <w:sz w:val="22"/>
          <w:szCs w:val="22"/>
          <w:lang w:val="en-GB"/>
        </w:rPr>
        <w:t>Árni Magnússon acquired the codex at the auction</w:t>
      </w:r>
      <w:r w:rsidR="00E72733" w:rsidRPr="00A85C5D">
        <w:rPr>
          <w:rFonts w:asciiTheme="minorHAnsi" w:eastAsia="System Font" w:hAnsiTheme="minorHAnsi" w:cs="System Font"/>
          <w:color w:val="000000" w:themeColor="text1"/>
          <w:sz w:val="22"/>
          <w:szCs w:val="22"/>
          <w:lang w:val="en-GB"/>
        </w:rPr>
        <w:t xml:space="preserve"> of Rostgaard’s books</w:t>
      </w:r>
      <w:r w:rsidR="00B00ABC" w:rsidRPr="00A85C5D">
        <w:rPr>
          <w:rFonts w:asciiTheme="minorHAnsi" w:eastAsia="System Font" w:hAnsiTheme="minorHAnsi" w:cs="System Font"/>
          <w:color w:val="000000" w:themeColor="text1"/>
          <w:sz w:val="22"/>
          <w:szCs w:val="22"/>
          <w:lang w:val="en-GB"/>
        </w:rPr>
        <w:t xml:space="preserve"> for the Royal Danish Library</w:t>
      </w:r>
      <w:r w:rsidR="00C62949" w:rsidRPr="00A85C5D">
        <w:rPr>
          <w:rFonts w:asciiTheme="minorHAnsi" w:eastAsia="System Font" w:hAnsiTheme="minorHAnsi" w:cs="System Font"/>
          <w:color w:val="000000" w:themeColor="text1"/>
          <w:sz w:val="22"/>
          <w:szCs w:val="22"/>
          <w:lang w:val="en-GB"/>
        </w:rPr>
        <w:t xml:space="preserve"> as he considered it to be </w:t>
      </w:r>
      <w:r w:rsidR="006F5C56" w:rsidRPr="00A85C5D">
        <w:rPr>
          <w:rFonts w:asciiTheme="minorHAnsi" w:eastAsia="System Font" w:hAnsiTheme="minorHAnsi" w:cs="System Font"/>
          <w:color w:val="000000" w:themeColor="text1"/>
          <w:sz w:val="22"/>
          <w:szCs w:val="22"/>
          <w:lang w:val="en-GB"/>
        </w:rPr>
        <w:t>‘</w:t>
      </w:r>
      <w:r w:rsidR="00805AEB" w:rsidRPr="00A85C5D">
        <w:rPr>
          <w:rFonts w:asciiTheme="minorHAnsi" w:eastAsia="System Font" w:hAnsiTheme="minorHAnsi" w:cs="System Font"/>
          <w:color w:val="000000" w:themeColor="text1"/>
          <w:sz w:val="22"/>
          <w:szCs w:val="22"/>
          <w:lang w:val="en-GB"/>
        </w:rPr>
        <w:t>superior</w:t>
      </w:r>
      <w:r w:rsidR="006F5C56" w:rsidRPr="00A85C5D">
        <w:rPr>
          <w:rFonts w:asciiTheme="minorHAnsi" w:eastAsia="System Font" w:hAnsiTheme="minorHAnsi" w:cs="System Font"/>
          <w:color w:val="000000" w:themeColor="text1"/>
          <w:sz w:val="22"/>
          <w:szCs w:val="22"/>
          <w:lang w:val="en-GB"/>
        </w:rPr>
        <w:t>’</w:t>
      </w:r>
      <w:r w:rsidR="008466ED" w:rsidRPr="00A85C5D">
        <w:rPr>
          <w:rFonts w:asciiTheme="minorHAnsi" w:eastAsia="System Font" w:hAnsiTheme="minorHAnsi" w:cs="System Font"/>
          <w:color w:val="000000" w:themeColor="text1"/>
          <w:sz w:val="22"/>
          <w:szCs w:val="22"/>
          <w:lang w:val="en-GB"/>
        </w:rPr>
        <w:t xml:space="preserve"> </w:t>
      </w:r>
      <w:r w:rsidR="00805AEB" w:rsidRPr="00A85C5D">
        <w:rPr>
          <w:rFonts w:asciiTheme="minorHAnsi" w:eastAsia="System Font" w:hAnsiTheme="minorHAnsi" w:cs="System Font"/>
          <w:color w:val="000000" w:themeColor="text1"/>
          <w:sz w:val="22"/>
          <w:szCs w:val="22"/>
          <w:lang w:val="en-GB"/>
        </w:rPr>
        <w:t>to</w:t>
      </w:r>
      <w:r w:rsidR="00FB0D49" w:rsidRPr="00A85C5D">
        <w:rPr>
          <w:rFonts w:asciiTheme="minorHAnsi" w:eastAsia="System Font" w:hAnsiTheme="minorHAnsi" w:cs="System Font"/>
          <w:color w:val="000000" w:themeColor="text1"/>
          <w:sz w:val="22"/>
          <w:szCs w:val="22"/>
          <w:lang w:val="en-GB"/>
        </w:rPr>
        <w:t xml:space="preserve"> the print</w:t>
      </w:r>
      <w:r w:rsidR="00EC0721" w:rsidRPr="00A85C5D">
        <w:rPr>
          <w:rFonts w:asciiTheme="minorHAnsi" w:eastAsia="System Font" w:hAnsiTheme="minorHAnsi" w:cs="System Font"/>
          <w:color w:val="000000" w:themeColor="text1"/>
          <w:sz w:val="22"/>
          <w:szCs w:val="22"/>
          <w:lang w:val="en-GB"/>
        </w:rPr>
        <w:t>ed redaction</w:t>
      </w:r>
      <w:r w:rsidR="008466ED" w:rsidRPr="00A85C5D">
        <w:rPr>
          <w:rFonts w:asciiTheme="minorHAnsi" w:eastAsia="System Font" w:hAnsiTheme="minorHAnsi" w:cs="System Font"/>
          <w:color w:val="000000" w:themeColor="text1"/>
          <w:sz w:val="22"/>
          <w:szCs w:val="22"/>
          <w:lang w:val="en-GB"/>
        </w:rPr>
        <w:t xml:space="preserve"> </w:t>
      </w:r>
      <w:r w:rsidR="00805AEB" w:rsidRPr="00A85C5D">
        <w:rPr>
          <w:rFonts w:asciiTheme="minorHAnsi" w:eastAsia="System Font" w:hAnsiTheme="minorHAnsi" w:cs="System Font"/>
          <w:color w:val="000000" w:themeColor="text1"/>
          <w:sz w:val="22"/>
          <w:szCs w:val="22"/>
          <w:lang w:val="en-GB"/>
        </w:rPr>
        <w:t>of the law</w:t>
      </w:r>
      <w:r w:rsidR="00EC0721" w:rsidRPr="00A85C5D">
        <w:rPr>
          <w:rFonts w:asciiTheme="minorHAnsi" w:eastAsia="System Font" w:hAnsiTheme="minorHAnsi" w:cs="System Font"/>
          <w:color w:val="000000" w:themeColor="text1"/>
          <w:sz w:val="22"/>
          <w:szCs w:val="22"/>
          <w:lang w:val="en-GB"/>
        </w:rPr>
        <w:t xml:space="preserve"> </w:t>
      </w:r>
      <w:r w:rsidR="00B00ABC" w:rsidRPr="00A85C5D">
        <w:rPr>
          <w:rFonts w:asciiTheme="minorHAnsi" w:eastAsia="System Font" w:hAnsiTheme="minorHAnsi" w:cs="System Font"/>
          <w:color w:val="000000" w:themeColor="text1"/>
          <w:sz w:val="22"/>
          <w:szCs w:val="22"/>
          <w:lang w:val="en-GB"/>
        </w:rPr>
        <w:t>(</w:t>
      </w:r>
      <w:r w:rsidR="00B00ABC" w:rsidRPr="00A85C5D">
        <w:rPr>
          <w:rFonts w:asciiTheme="minorHAnsi" w:hAnsiTheme="minorHAnsi"/>
          <w:i/>
          <w:color w:val="000000" w:themeColor="text1"/>
          <w:sz w:val="22"/>
          <w:szCs w:val="22"/>
          <w:lang w:val="en-GB"/>
        </w:rPr>
        <w:t xml:space="preserve">Håndskriftfortegnelser, </w:t>
      </w:r>
      <w:r w:rsidR="00B00ABC" w:rsidRPr="00A85C5D">
        <w:rPr>
          <w:rFonts w:asciiTheme="minorHAnsi" w:hAnsiTheme="minorHAnsi"/>
          <w:color w:val="000000" w:themeColor="text1"/>
          <w:sz w:val="22"/>
          <w:szCs w:val="22"/>
          <w:lang w:val="en-GB"/>
        </w:rPr>
        <w:t>xix)</w:t>
      </w:r>
      <w:r w:rsidR="00EC0721" w:rsidRPr="00A85C5D">
        <w:rPr>
          <w:rFonts w:asciiTheme="minorHAnsi" w:hAnsiTheme="minorHAnsi"/>
          <w:color w:val="000000" w:themeColor="text1"/>
          <w:sz w:val="22"/>
          <w:szCs w:val="22"/>
          <w:lang w:val="en-GB"/>
        </w:rPr>
        <w:t>.</w:t>
      </w:r>
      <w:r w:rsidR="0088711E" w:rsidRPr="00A85C5D">
        <w:rPr>
          <w:rFonts w:asciiTheme="minorHAnsi" w:eastAsia="System Font" w:hAnsiTheme="minorHAnsi" w:cs="System Font"/>
          <w:color w:val="000000" w:themeColor="text1"/>
          <w:sz w:val="22"/>
          <w:szCs w:val="22"/>
          <w:lang w:val="en-GB"/>
        </w:rPr>
        <w:t xml:space="preserve"> </w:t>
      </w:r>
      <w:r w:rsidR="00745917" w:rsidRPr="00A85C5D">
        <w:rPr>
          <w:rFonts w:asciiTheme="minorHAnsi" w:hAnsiTheme="minorHAnsi"/>
          <w:color w:val="000000" w:themeColor="text1"/>
          <w:sz w:val="22"/>
          <w:szCs w:val="22"/>
          <w:lang w:val="en-GB"/>
        </w:rPr>
        <w:t>However, t</w:t>
      </w:r>
      <w:r w:rsidR="00EC0721" w:rsidRPr="00A85C5D">
        <w:rPr>
          <w:rFonts w:asciiTheme="minorHAnsi" w:hAnsiTheme="minorHAnsi"/>
          <w:color w:val="000000" w:themeColor="text1"/>
          <w:sz w:val="22"/>
          <w:szCs w:val="22"/>
          <w:lang w:val="en-GB"/>
        </w:rPr>
        <w:t xml:space="preserve">he codex </w:t>
      </w:r>
      <w:r w:rsidR="00C63045" w:rsidRPr="00A85C5D">
        <w:rPr>
          <w:rFonts w:asciiTheme="minorHAnsi" w:hAnsiTheme="minorHAnsi"/>
          <w:color w:val="000000" w:themeColor="text1"/>
          <w:sz w:val="22"/>
          <w:szCs w:val="22"/>
          <w:lang w:val="en-GB"/>
        </w:rPr>
        <w:t>never made</w:t>
      </w:r>
      <w:r w:rsidR="00EC0721" w:rsidRPr="00A85C5D">
        <w:rPr>
          <w:rFonts w:asciiTheme="minorHAnsi" w:hAnsiTheme="minorHAnsi"/>
          <w:color w:val="000000" w:themeColor="text1"/>
          <w:sz w:val="22"/>
          <w:szCs w:val="22"/>
          <w:lang w:val="en-GB"/>
        </w:rPr>
        <w:t xml:space="preserve"> it into the </w:t>
      </w:r>
      <w:r w:rsidR="00EC0721" w:rsidRPr="00A85C5D">
        <w:rPr>
          <w:rFonts w:asciiTheme="minorHAnsi" w:eastAsia="System Font" w:hAnsiTheme="minorHAnsi" w:cs="System Font"/>
          <w:color w:val="000000" w:themeColor="text1"/>
          <w:sz w:val="22"/>
          <w:szCs w:val="22"/>
          <w:lang w:val="en-GB"/>
        </w:rPr>
        <w:t>Royal Danish Library</w:t>
      </w:r>
      <w:r w:rsidR="007F2AEF" w:rsidRPr="00A85C5D">
        <w:rPr>
          <w:rFonts w:asciiTheme="minorHAnsi" w:eastAsia="System Font" w:hAnsiTheme="minorHAnsi" w:cs="System Font"/>
          <w:color w:val="000000" w:themeColor="text1"/>
          <w:sz w:val="22"/>
          <w:szCs w:val="22"/>
          <w:lang w:val="en-GB"/>
        </w:rPr>
        <w:t>. Instead</w:t>
      </w:r>
      <w:r w:rsidR="00EC0721" w:rsidRPr="00A85C5D">
        <w:rPr>
          <w:rFonts w:asciiTheme="minorHAnsi" w:eastAsia="System Font" w:hAnsiTheme="minorHAnsi" w:cs="System Font"/>
          <w:color w:val="000000" w:themeColor="text1"/>
          <w:sz w:val="22"/>
          <w:szCs w:val="22"/>
          <w:lang w:val="en-GB"/>
        </w:rPr>
        <w:t xml:space="preserve"> </w:t>
      </w:r>
      <w:r w:rsidR="007F2AEF" w:rsidRPr="00A85C5D">
        <w:rPr>
          <w:rFonts w:asciiTheme="minorHAnsi" w:eastAsia="System Font" w:hAnsiTheme="minorHAnsi" w:cs="System Font"/>
          <w:color w:val="000000" w:themeColor="text1"/>
          <w:sz w:val="22"/>
          <w:szCs w:val="22"/>
          <w:lang w:val="en-GB"/>
        </w:rPr>
        <w:t>it</w:t>
      </w:r>
      <w:r w:rsidR="00EC0721" w:rsidRPr="00A85C5D">
        <w:rPr>
          <w:rFonts w:asciiTheme="minorHAnsi" w:eastAsia="System Font" w:hAnsiTheme="minorHAnsi" w:cs="System Font"/>
          <w:color w:val="000000" w:themeColor="text1"/>
          <w:sz w:val="22"/>
          <w:szCs w:val="22"/>
          <w:lang w:val="en-GB"/>
        </w:rPr>
        <w:t xml:space="preserve"> became part of the Arnamagnæan Collection</w:t>
      </w:r>
      <w:r w:rsidR="00C63045" w:rsidRPr="00A85C5D">
        <w:rPr>
          <w:rFonts w:asciiTheme="minorHAnsi" w:eastAsia="System Font" w:hAnsiTheme="minorHAnsi" w:cs="System Font"/>
          <w:color w:val="000000" w:themeColor="text1"/>
          <w:sz w:val="22"/>
          <w:szCs w:val="22"/>
          <w:lang w:val="en-GB"/>
        </w:rPr>
        <w:t xml:space="preserve"> where it</w:t>
      </w:r>
      <w:r w:rsidR="00B26DFF" w:rsidRPr="00A85C5D">
        <w:rPr>
          <w:rFonts w:asciiTheme="minorHAnsi" w:eastAsia="System Font" w:hAnsiTheme="minorHAnsi" w:cs="System Font"/>
          <w:color w:val="000000" w:themeColor="text1"/>
          <w:sz w:val="22"/>
          <w:szCs w:val="22"/>
          <w:lang w:val="en-GB"/>
        </w:rPr>
        <w:t xml:space="preserve"> received the shelfmark AM 2 4to and where it</w:t>
      </w:r>
      <w:r w:rsidR="00C63045" w:rsidRPr="00A85C5D">
        <w:rPr>
          <w:rFonts w:asciiTheme="minorHAnsi" w:eastAsia="System Font" w:hAnsiTheme="minorHAnsi" w:cs="System Font"/>
          <w:color w:val="000000" w:themeColor="text1"/>
          <w:sz w:val="22"/>
          <w:szCs w:val="22"/>
          <w:lang w:val="en-GB"/>
        </w:rPr>
        <w:t xml:space="preserve"> is kept today</w:t>
      </w:r>
      <w:r w:rsidR="00EC0721" w:rsidRPr="00A85C5D">
        <w:rPr>
          <w:rFonts w:asciiTheme="minorHAnsi" w:eastAsia="System Font" w:hAnsiTheme="minorHAnsi" w:cs="System Font"/>
          <w:color w:val="000000" w:themeColor="text1"/>
          <w:sz w:val="22"/>
          <w:szCs w:val="22"/>
          <w:lang w:val="en-GB"/>
        </w:rPr>
        <w:t>.</w:t>
      </w:r>
    </w:p>
    <w:p w14:paraId="48BE5186" w14:textId="77777777" w:rsidR="00A85190" w:rsidRPr="00A85C5D" w:rsidRDefault="00A85190">
      <w:pPr>
        <w:rPr>
          <w:rFonts w:asciiTheme="minorHAnsi" w:hAnsiTheme="minorHAnsi"/>
          <w:color w:val="000000" w:themeColor="text1"/>
          <w:sz w:val="22"/>
          <w:szCs w:val="22"/>
          <w:lang w:val="en-GB"/>
        </w:rPr>
      </w:pPr>
    </w:p>
    <w:p w14:paraId="664CDE81" w14:textId="1B476E18" w:rsidR="00A85190" w:rsidRPr="007D59C6" w:rsidRDefault="00A85190" w:rsidP="00A070C4">
      <w:pPr>
        <w:outlineLvl w:val="0"/>
        <w:rPr>
          <w:rFonts w:asciiTheme="minorHAnsi" w:hAnsiTheme="minorHAnsi"/>
          <w:color w:val="000000" w:themeColor="text1"/>
          <w:sz w:val="22"/>
          <w:szCs w:val="22"/>
          <w:lang w:val="da-DK"/>
          <w:rPrChange w:id="83" w:author="Sean Vrieland" w:date="2023-12-27T09:10:00Z">
            <w:rPr>
              <w:rFonts w:asciiTheme="minorHAnsi" w:hAnsiTheme="minorHAnsi"/>
              <w:color w:val="000000" w:themeColor="text1"/>
              <w:sz w:val="22"/>
              <w:szCs w:val="22"/>
              <w:lang w:val="en-GB"/>
            </w:rPr>
          </w:rPrChange>
        </w:rPr>
      </w:pPr>
      <w:r w:rsidRPr="007D59C6">
        <w:rPr>
          <w:rFonts w:asciiTheme="minorHAnsi" w:eastAsia="System Font" w:hAnsiTheme="minorHAnsi" w:cs="System Font"/>
          <w:b/>
          <w:bCs/>
          <w:color w:val="000000" w:themeColor="text1"/>
          <w:sz w:val="22"/>
          <w:szCs w:val="22"/>
          <w:lang w:val="da-DK"/>
          <w:rPrChange w:id="84" w:author="Sean Vrieland" w:date="2023-12-27T09:10:00Z">
            <w:rPr>
              <w:rFonts w:asciiTheme="minorHAnsi" w:eastAsia="System Font" w:hAnsiTheme="minorHAnsi" w:cs="System Font"/>
              <w:b/>
              <w:bCs/>
              <w:color w:val="000000" w:themeColor="text1"/>
              <w:sz w:val="22"/>
              <w:szCs w:val="22"/>
              <w:lang w:val="en-GB"/>
            </w:rPr>
          </w:rPrChange>
        </w:rPr>
        <w:t>Bibliography</w:t>
      </w:r>
      <w:r w:rsidRPr="007D59C6">
        <w:rPr>
          <w:rFonts w:asciiTheme="minorHAnsi" w:eastAsia="System Font" w:hAnsiTheme="minorHAnsi" w:cs="System Font"/>
          <w:color w:val="000000" w:themeColor="text1"/>
          <w:sz w:val="22"/>
          <w:szCs w:val="22"/>
          <w:lang w:val="da-DK"/>
          <w:rPrChange w:id="85" w:author="Sean Vrieland" w:date="2023-12-27T09:10:00Z">
            <w:rPr>
              <w:rFonts w:asciiTheme="minorHAnsi" w:eastAsia="System Font" w:hAnsiTheme="minorHAnsi" w:cs="System Font"/>
              <w:color w:val="000000" w:themeColor="text1"/>
              <w:sz w:val="22"/>
              <w:szCs w:val="22"/>
              <w:lang w:val="en-GB"/>
            </w:rPr>
          </w:rPrChange>
        </w:rPr>
        <w:t> </w:t>
      </w:r>
    </w:p>
    <w:p w14:paraId="692BB2F3" w14:textId="044A9412" w:rsidR="00FB0D49" w:rsidRPr="007D59C6" w:rsidRDefault="00007FE1">
      <w:pPr>
        <w:rPr>
          <w:rFonts w:asciiTheme="minorHAnsi" w:hAnsiTheme="minorHAnsi"/>
          <w:color w:val="000000" w:themeColor="text1"/>
          <w:sz w:val="22"/>
          <w:szCs w:val="22"/>
          <w:lang w:val="da-DK"/>
          <w:rPrChange w:id="86" w:author="Sean Vrieland" w:date="2023-12-27T09:10:00Z">
            <w:rPr>
              <w:rFonts w:asciiTheme="minorHAnsi" w:hAnsiTheme="minorHAnsi"/>
              <w:color w:val="000000" w:themeColor="text1"/>
              <w:sz w:val="22"/>
              <w:szCs w:val="22"/>
              <w:lang w:val="en-GB"/>
            </w:rPr>
          </w:rPrChange>
        </w:rPr>
      </w:pPr>
      <w:r w:rsidRPr="007D59C6">
        <w:rPr>
          <w:rFonts w:asciiTheme="minorHAnsi" w:hAnsiTheme="minorHAnsi"/>
          <w:i/>
          <w:color w:val="000000" w:themeColor="text1"/>
          <w:sz w:val="22"/>
          <w:szCs w:val="22"/>
          <w:lang w:val="da-DK"/>
          <w:rPrChange w:id="87" w:author="Sean Vrieland" w:date="2023-12-27T09:10:00Z">
            <w:rPr>
              <w:rFonts w:asciiTheme="minorHAnsi" w:hAnsiTheme="minorHAnsi"/>
              <w:i/>
              <w:color w:val="000000" w:themeColor="text1"/>
              <w:sz w:val="22"/>
              <w:szCs w:val="22"/>
              <w:lang w:val="en-GB"/>
            </w:rPr>
          </w:rPrChange>
        </w:rPr>
        <w:t xml:space="preserve">Arne Magnussons I </w:t>
      </w:r>
      <w:r w:rsidR="002A1154" w:rsidRPr="007D59C6">
        <w:rPr>
          <w:rFonts w:asciiTheme="minorHAnsi" w:hAnsiTheme="minorHAnsi"/>
          <w:i/>
          <w:color w:val="000000" w:themeColor="text1"/>
          <w:sz w:val="22"/>
          <w:szCs w:val="22"/>
          <w:lang w:val="da-DK"/>
          <w:rPrChange w:id="88" w:author="Sean Vrieland" w:date="2023-12-27T09:10:00Z">
            <w:rPr>
              <w:rFonts w:asciiTheme="minorHAnsi" w:hAnsiTheme="minorHAnsi"/>
              <w:i/>
              <w:color w:val="000000" w:themeColor="text1"/>
              <w:sz w:val="22"/>
              <w:szCs w:val="22"/>
              <w:lang w:val="en-GB"/>
            </w:rPr>
          </w:rPrChange>
        </w:rPr>
        <w:t>AM. 435 a-b</w:t>
      </w:r>
      <w:r w:rsidRPr="007D59C6">
        <w:rPr>
          <w:rFonts w:asciiTheme="minorHAnsi" w:hAnsiTheme="minorHAnsi"/>
          <w:i/>
          <w:color w:val="000000" w:themeColor="text1"/>
          <w:sz w:val="22"/>
          <w:szCs w:val="22"/>
          <w:lang w:val="da-DK"/>
          <w:rPrChange w:id="89" w:author="Sean Vrieland" w:date="2023-12-27T09:10:00Z">
            <w:rPr>
              <w:rFonts w:asciiTheme="minorHAnsi" w:hAnsiTheme="minorHAnsi"/>
              <w:i/>
              <w:color w:val="000000" w:themeColor="text1"/>
              <w:sz w:val="22"/>
              <w:szCs w:val="22"/>
              <w:lang w:val="en-GB"/>
            </w:rPr>
          </w:rPrChange>
        </w:rPr>
        <w:t>, 4to indeholdte Håndskriftfortegnelser. Med to tillæg</w:t>
      </w:r>
      <w:r w:rsidRPr="007D59C6">
        <w:rPr>
          <w:rFonts w:asciiTheme="minorHAnsi" w:hAnsiTheme="minorHAnsi"/>
          <w:color w:val="000000" w:themeColor="text1"/>
          <w:sz w:val="22"/>
          <w:szCs w:val="22"/>
          <w:lang w:val="da-DK"/>
          <w:rPrChange w:id="90" w:author="Sean Vrieland" w:date="2023-12-27T09:10:00Z">
            <w:rPr>
              <w:rFonts w:asciiTheme="minorHAnsi" w:hAnsiTheme="minorHAnsi"/>
              <w:color w:val="000000" w:themeColor="text1"/>
              <w:sz w:val="22"/>
              <w:szCs w:val="22"/>
              <w:lang w:val="en-GB"/>
            </w:rPr>
          </w:rPrChange>
        </w:rPr>
        <w:t>. Udgivne af Kommissionen for Der Arnamagnæanske Legat. København 1909.</w:t>
      </w:r>
    </w:p>
    <w:p w14:paraId="3D027623" w14:textId="5978A479" w:rsidR="005F2572" w:rsidRPr="007D59C6" w:rsidRDefault="00171C32">
      <w:pPr>
        <w:rPr>
          <w:rFonts w:asciiTheme="minorHAnsi" w:hAnsiTheme="minorHAnsi"/>
          <w:color w:val="000000" w:themeColor="text1"/>
          <w:sz w:val="22"/>
          <w:szCs w:val="22"/>
          <w:lang w:val="da-DK"/>
          <w:rPrChange w:id="91" w:author="Sean Vrieland" w:date="2023-12-27T09:10:00Z">
            <w:rPr>
              <w:rFonts w:asciiTheme="minorHAnsi" w:hAnsiTheme="minorHAnsi"/>
              <w:color w:val="000000" w:themeColor="text1"/>
              <w:sz w:val="22"/>
              <w:szCs w:val="22"/>
              <w:lang w:val="en-GB"/>
            </w:rPr>
          </w:rPrChange>
        </w:rPr>
      </w:pPr>
      <w:r w:rsidRPr="007D59C6">
        <w:rPr>
          <w:rFonts w:asciiTheme="minorHAnsi" w:hAnsiTheme="minorHAnsi"/>
          <w:color w:val="000000" w:themeColor="text1"/>
          <w:sz w:val="22"/>
          <w:szCs w:val="22"/>
          <w:lang w:val="da-DK"/>
          <w:rPrChange w:id="92" w:author="Sean Vrieland" w:date="2023-12-27T09:10:00Z">
            <w:rPr>
              <w:rFonts w:asciiTheme="minorHAnsi" w:hAnsiTheme="minorHAnsi"/>
              <w:color w:val="000000" w:themeColor="text1"/>
              <w:sz w:val="22"/>
              <w:szCs w:val="22"/>
              <w:lang w:val="en-GB"/>
            </w:rPr>
          </w:rPrChange>
        </w:rPr>
        <w:t>Kålund</w:t>
      </w:r>
      <w:r w:rsidR="000317E1" w:rsidRPr="007D59C6">
        <w:rPr>
          <w:rFonts w:asciiTheme="minorHAnsi" w:hAnsiTheme="minorHAnsi"/>
          <w:color w:val="000000" w:themeColor="text1"/>
          <w:sz w:val="22"/>
          <w:szCs w:val="22"/>
          <w:lang w:val="da-DK"/>
          <w:rPrChange w:id="93" w:author="Sean Vrieland" w:date="2023-12-27T09:10:00Z">
            <w:rPr>
              <w:rFonts w:asciiTheme="minorHAnsi" w:hAnsiTheme="minorHAnsi"/>
              <w:color w:val="000000" w:themeColor="text1"/>
              <w:sz w:val="22"/>
              <w:szCs w:val="22"/>
              <w:lang w:val="en-GB"/>
            </w:rPr>
          </w:rPrChange>
        </w:rPr>
        <w:t>, Kristian.</w:t>
      </w:r>
      <w:r w:rsidR="0056315A" w:rsidRPr="007D59C6">
        <w:rPr>
          <w:rFonts w:asciiTheme="minorHAnsi" w:hAnsiTheme="minorHAnsi"/>
          <w:color w:val="000000" w:themeColor="text1"/>
          <w:sz w:val="22"/>
          <w:szCs w:val="22"/>
          <w:lang w:val="da-DK"/>
          <w:rPrChange w:id="94" w:author="Sean Vrieland" w:date="2023-12-27T09:10:00Z">
            <w:rPr>
              <w:rFonts w:asciiTheme="minorHAnsi" w:hAnsiTheme="minorHAnsi"/>
              <w:color w:val="000000" w:themeColor="text1"/>
              <w:sz w:val="22"/>
              <w:szCs w:val="22"/>
              <w:lang w:val="en-GB"/>
            </w:rPr>
          </w:rPrChange>
        </w:rPr>
        <w:t xml:space="preserve"> 1888–1894. </w:t>
      </w:r>
      <w:r w:rsidR="0056315A" w:rsidRPr="007D59C6">
        <w:rPr>
          <w:rFonts w:asciiTheme="minorHAnsi" w:hAnsiTheme="minorHAnsi"/>
          <w:i/>
          <w:color w:val="000000" w:themeColor="text1"/>
          <w:sz w:val="22"/>
          <w:szCs w:val="22"/>
          <w:lang w:val="da-DK"/>
          <w:rPrChange w:id="95" w:author="Sean Vrieland" w:date="2023-12-27T09:10:00Z">
            <w:rPr>
              <w:rFonts w:asciiTheme="minorHAnsi" w:hAnsiTheme="minorHAnsi"/>
              <w:i/>
              <w:color w:val="000000" w:themeColor="text1"/>
              <w:sz w:val="22"/>
              <w:szCs w:val="22"/>
              <w:lang w:val="en-GB"/>
            </w:rPr>
          </w:rPrChange>
        </w:rPr>
        <w:t>Katalog over den Arnamagnæanske håndskriftsamling</w:t>
      </w:r>
      <w:r w:rsidR="0056315A" w:rsidRPr="007D59C6">
        <w:rPr>
          <w:rFonts w:asciiTheme="minorHAnsi" w:hAnsiTheme="minorHAnsi"/>
          <w:color w:val="000000" w:themeColor="text1"/>
          <w:sz w:val="22"/>
          <w:szCs w:val="22"/>
          <w:lang w:val="da-DK"/>
          <w:rPrChange w:id="96" w:author="Sean Vrieland" w:date="2023-12-27T09:10:00Z">
            <w:rPr>
              <w:rFonts w:asciiTheme="minorHAnsi" w:hAnsiTheme="minorHAnsi"/>
              <w:color w:val="000000" w:themeColor="text1"/>
              <w:sz w:val="22"/>
              <w:szCs w:val="22"/>
              <w:lang w:val="en-GB"/>
            </w:rPr>
          </w:rPrChange>
        </w:rPr>
        <w:t>. København.</w:t>
      </w:r>
    </w:p>
    <w:p w14:paraId="108A3B74" w14:textId="36AB0201" w:rsidR="00756A76" w:rsidRPr="00A85C5D" w:rsidRDefault="005F2572">
      <w:pPr>
        <w:rPr>
          <w:rFonts w:asciiTheme="minorHAnsi" w:hAnsiTheme="minorHAnsi"/>
          <w:color w:val="000000" w:themeColor="text1"/>
          <w:sz w:val="22"/>
          <w:szCs w:val="22"/>
          <w:lang w:val="en-GB"/>
        </w:rPr>
      </w:pPr>
      <w:r w:rsidRPr="007D59C6">
        <w:rPr>
          <w:rFonts w:asciiTheme="minorHAnsi" w:hAnsiTheme="minorHAnsi"/>
          <w:color w:val="000000" w:themeColor="text1"/>
          <w:sz w:val="22"/>
          <w:szCs w:val="22"/>
          <w:lang w:val="da-DK"/>
          <w:rPrChange w:id="97" w:author="Sean Vrieland" w:date="2023-12-27T09:10:00Z">
            <w:rPr>
              <w:rFonts w:asciiTheme="minorHAnsi" w:hAnsiTheme="minorHAnsi"/>
              <w:color w:val="000000" w:themeColor="text1"/>
              <w:sz w:val="22"/>
              <w:szCs w:val="22"/>
              <w:lang w:val="en-GB"/>
            </w:rPr>
          </w:rPrChange>
        </w:rPr>
        <w:t xml:space="preserve">Mißfeldt, Jörg. 2021. </w:t>
      </w:r>
      <w:r w:rsidRPr="00A85C5D">
        <w:rPr>
          <w:rFonts w:asciiTheme="minorHAnsi" w:hAnsiTheme="minorHAnsi"/>
          <w:i/>
          <w:color w:val="000000" w:themeColor="text1"/>
          <w:sz w:val="22"/>
          <w:szCs w:val="22"/>
          <w:lang w:val="en-GB"/>
        </w:rPr>
        <w:t>Norderdithmarschen im dänischen Gesamtstaat (1773–1864).</w:t>
      </w:r>
      <w:r w:rsidR="00660C6B" w:rsidRPr="00A85C5D">
        <w:rPr>
          <w:rFonts w:asciiTheme="minorHAnsi" w:hAnsiTheme="minorHAnsi"/>
          <w:color w:val="000000" w:themeColor="text1"/>
          <w:sz w:val="22"/>
          <w:szCs w:val="22"/>
          <w:lang w:val="en-GB"/>
        </w:rPr>
        <w:t xml:space="preserve"> Kiel.</w:t>
      </w:r>
    </w:p>
    <w:p w14:paraId="7AE353B0" w14:textId="054B593C" w:rsidR="00286C60" w:rsidRPr="00A85C5D" w:rsidRDefault="00756A76">
      <w:pPr>
        <w:rPr>
          <w:rFonts w:asciiTheme="minorHAnsi" w:hAnsiTheme="minorHAnsi"/>
          <w:color w:val="000000" w:themeColor="text1"/>
          <w:sz w:val="22"/>
          <w:szCs w:val="22"/>
          <w:lang w:val="en-GB"/>
        </w:rPr>
      </w:pPr>
      <w:r w:rsidRPr="00A85C5D">
        <w:rPr>
          <w:rFonts w:asciiTheme="minorHAnsi" w:hAnsiTheme="minorHAnsi"/>
          <w:color w:val="000000" w:themeColor="text1"/>
          <w:sz w:val="22"/>
          <w:szCs w:val="22"/>
          <w:lang w:val="en-GB"/>
        </w:rPr>
        <w:t>Oppitz,</w:t>
      </w:r>
      <w:r w:rsidR="00E164B8" w:rsidRPr="00A85C5D">
        <w:rPr>
          <w:rFonts w:asciiTheme="minorHAnsi" w:hAnsiTheme="minorHAnsi"/>
          <w:color w:val="000000" w:themeColor="text1"/>
          <w:sz w:val="22"/>
          <w:szCs w:val="22"/>
          <w:lang w:val="en-GB"/>
        </w:rPr>
        <w:t xml:space="preserve"> Ulrich-Dieter. </w:t>
      </w:r>
      <w:r w:rsidR="00E164B8" w:rsidRPr="007D59C6">
        <w:rPr>
          <w:rFonts w:asciiTheme="minorHAnsi" w:hAnsiTheme="minorHAnsi"/>
          <w:color w:val="000000" w:themeColor="text1"/>
          <w:sz w:val="22"/>
          <w:szCs w:val="22"/>
          <w:lang w:val="da-DK"/>
          <w:rPrChange w:id="98" w:author="Sean Vrieland" w:date="2023-12-27T09:10:00Z">
            <w:rPr>
              <w:rFonts w:asciiTheme="minorHAnsi" w:hAnsiTheme="minorHAnsi"/>
              <w:color w:val="000000" w:themeColor="text1"/>
              <w:sz w:val="22"/>
              <w:szCs w:val="22"/>
              <w:lang w:val="en-GB"/>
            </w:rPr>
          </w:rPrChange>
        </w:rPr>
        <w:t xml:space="preserve">2004. “Dithmarscher Landrech” </w:t>
      </w:r>
      <w:r w:rsidRPr="007D59C6">
        <w:rPr>
          <w:rFonts w:asciiTheme="minorHAnsi" w:hAnsiTheme="minorHAnsi"/>
          <w:i/>
          <w:color w:val="000000" w:themeColor="text1"/>
          <w:sz w:val="22"/>
          <w:szCs w:val="22"/>
          <w:lang w:val="da-DK"/>
          <w:rPrChange w:id="99" w:author="Sean Vrieland" w:date="2023-12-27T09:10:00Z">
            <w:rPr>
              <w:rFonts w:asciiTheme="minorHAnsi" w:hAnsiTheme="minorHAnsi"/>
              <w:i/>
              <w:color w:val="000000" w:themeColor="text1"/>
              <w:sz w:val="22"/>
              <w:szCs w:val="22"/>
              <w:lang w:val="en-GB"/>
            </w:rPr>
          </w:rPrChange>
        </w:rPr>
        <w:t>Die deutsche Literatur des</w:t>
      </w:r>
      <w:r w:rsidR="00E164B8" w:rsidRPr="007D59C6">
        <w:rPr>
          <w:rFonts w:asciiTheme="minorHAnsi" w:hAnsiTheme="minorHAnsi"/>
          <w:i/>
          <w:color w:val="000000" w:themeColor="text1"/>
          <w:sz w:val="22"/>
          <w:szCs w:val="22"/>
          <w:lang w:val="da-DK"/>
          <w:rPrChange w:id="100" w:author="Sean Vrieland" w:date="2023-12-27T09:10:00Z">
            <w:rPr>
              <w:rFonts w:asciiTheme="minorHAnsi" w:hAnsiTheme="minorHAnsi"/>
              <w:i/>
              <w:color w:val="000000" w:themeColor="text1"/>
              <w:sz w:val="22"/>
              <w:szCs w:val="22"/>
              <w:lang w:val="en-GB"/>
            </w:rPr>
          </w:rPrChange>
        </w:rPr>
        <w:t xml:space="preserve"> Mittelalters</w:t>
      </w:r>
      <w:r w:rsidR="00E164B8" w:rsidRPr="007D59C6">
        <w:rPr>
          <w:rFonts w:asciiTheme="minorHAnsi" w:hAnsiTheme="minorHAnsi"/>
          <w:color w:val="000000" w:themeColor="text1"/>
          <w:sz w:val="22"/>
          <w:szCs w:val="22"/>
          <w:lang w:val="da-DK"/>
          <w:rPrChange w:id="101" w:author="Sean Vrieland" w:date="2023-12-27T09:10:00Z">
            <w:rPr>
              <w:rFonts w:asciiTheme="minorHAnsi" w:hAnsiTheme="minorHAnsi"/>
              <w:color w:val="000000" w:themeColor="text1"/>
              <w:sz w:val="22"/>
              <w:szCs w:val="22"/>
              <w:lang w:val="en-GB"/>
            </w:rPr>
          </w:rPrChange>
        </w:rPr>
        <w:t xml:space="preserve">. Verfasserlexikon. </w:t>
      </w:r>
      <w:r w:rsidR="00E164B8" w:rsidRPr="00A85C5D">
        <w:rPr>
          <w:rFonts w:asciiTheme="minorHAnsi" w:hAnsiTheme="minorHAnsi"/>
          <w:color w:val="000000" w:themeColor="text1"/>
          <w:sz w:val="22"/>
          <w:szCs w:val="22"/>
          <w:lang w:val="en-GB"/>
        </w:rPr>
        <w:t>Second edition. Vol. 11. Berlin/New York</w:t>
      </w:r>
      <w:r w:rsidRPr="00A85C5D">
        <w:rPr>
          <w:rFonts w:asciiTheme="minorHAnsi" w:hAnsiTheme="minorHAnsi"/>
          <w:color w:val="000000" w:themeColor="text1"/>
          <w:sz w:val="22"/>
          <w:szCs w:val="22"/>
          <w:lang w:val="en-GB"/>
        </w:rPr>
        <w:t>, 370-372</w:t>
      </w:r>
      <w:r w:rsidR="00E164B8" w:rsidRPr="00A85C5D">
        <w:rPr>
          <w:rFonts w:asciiTheme="minorHAnsi" w:hAnsiTheme="minorHAnsi"/>
          <w:color w:val="000000" w:themeColor="text1"/>
          <w:sz w:val="22"/>
          <w:szCs w:val="22"/>
          <w:lang w:val="en-GB"/>
        </w:rPr>
        <w:t>.</w:t>
      </w:r>
    </w:p>
    <w:p w14:paraId="3B6A87D6" w14:textId="1463F2FC" w:rsidR="005B5A39" w:rsidRPr="00A85C5D" w:rsidRDefault="00923099">
      <w:pPr>
        <w:rPr>
          <w:rFonts w:asciiTheme="minorHAnsi" w:hAnsiTheme="minorHAnsi"/>
          <w:color w:val="000000" w:themeColor="text1"/>
          <w:sz w:val="22"/>
          <w:szCs w:val="22"/>
          <w:lang w:val="en-GB"/>
        </w:rPr>
      </w:pPr>
      <w:r w:rsidRPr="00A85C5D">
        <w:rPr>
          <w:rFonts w:asciiTheme="minorHAnsi" w:hAnsiTheme="minorHAnsi"/>
          <w:color w:val="000000" w:themeColor="text1"/>
          <w:sz w:val="22"/>
          <w:szCs w:val="22"/>
          <w:lang w:val="en-GB"/>
        </w:rPr>
        <w:t>Rørdam, Holger Frederik</w:t>
      </w:r>
      <w:r w:rsidR="004D7079" w:rsidRPr="00A85C5D">
        <w:rPr>
          <w:rFonts w:asciiTheme="minorHAnsi" w:hAnsiTheme="minorHAnsi"/>
          <w:color w:val="000000" w:themeColor="text1"/>
          <w:sz w:val="22"/>
          <w:szCs w:val="22"/>
          <w:lang w:val="en-GB"/>
        </w:rPr>
        <w:t xml:space="preserve"> (ed.)</w:t>
      </w:r>
      <w:r w:rsidRPr="00A85C5D">
        <w:rPr>
          <w:rFonts w:asciiTheme="minorHAnsi" w:hAnsiTheme="minorHAnsi"/>
          <w:color w:val="000000" w:themeColor="text1"/>
          <w:sz w:val="22"/>
          <w:szCs w:val="22"/>
          <w:lang w:val="en-GB"/>
        </w:rPr>
        <w:t xml:space="preserve">. </w:t>
      </w:r>
      <w:r w:rsidR="00DF302A" w:rsidRPr="007D59C6">
        <w:rPr>
          <w:rFonts w:asciiTheme="minorHAnsi" w:hAnsiTheme="minorHAnsi"/>
          <w:color w:val="000000" w:themeColor="text1"/>
          <w:sz w:val="22"/>
          <w:szCs w:val="22"/>
          <w:lang w:val="da-DK"/>
          <w:rPrChange w:id="102" w:author="Sean Vrieland" w:date="2023-12-27T09:10:00Z">
            <w:rPr>
              <w:rFonts w:asciiTheme="minorHAnsi" w:hAnsiTheme="minorHAnsi"/>
              <w:color w:val="000000" w:themeColor="text1"/>
              <w:sz w:val="22"/>
              <w:szCs w:val="22"/>
              <w:lang w:val="en-GB"/>
            </w:rPr>
          </w:rPrChange>
        </w:rPr>
        <w:t xml:space="preserve">1885. </w:t>
      </w:r>
      <w:r w:rsidR="004D7079" w:rsidRPr="007D59C6">
        <w:rPr>
          <w:rFonts w:asciiTheme="minorHAnsi" w:hAnsiTheme="minorHAnsi"/>
          <w:color w:val="000000" w:themeColor="text1"/>
          <w:sz w:val="22"/>
          <w:szCs w:val="22"/>
          <w:lang w:val="da-DK"/>
          <w:rPrChange w:id="103" w:author="Sean Vrieland" w:date="2023-12-27T09:10:00Z">
            <w:rPr>
              <w:rFonts w:asciiTheme="minorHAnsi" w:hAnsiTheme="minorHAnsi"/>
              <w:color w:val="000000" w:themeColor="text1"/>
              <w:sz w:val="22"/>
              <w:szCs w:val="22"/>
              <w:lang w:val="en-GB"/>
            </w:rPr>
          </w:rPrChange>
        </w:rPr>
        <w:t>“En kort Beretning om Ditmarskens Erobring 1559. Af Klavs Rytter</w:t>
      </w:r>
      <w:r w:rsidR="001F1C3C" w:rsidRPr="007D59C6">
        <w:rPr>
          <w:rFonts w:asciiTheme="minorHAnsi" w:hAnsiTheme="minorHAnsi"/>
          <w:color w:val="000000" w:themeColor="text1"/>
          <w:sz w:val="22"/>
          <w:szCs w:val="22"/>
          <w:lang w:val="da-DK"/>
          <w:rPrChange w:id="104" w:author="Sean Vrieland" w:date="2023-12-27T09:10:00Z">
            <w:rPr>
              <w:rFonts w:asciiTheme="minorHAnsi" w:hAnsiTheme="minorHAnsi"/>
              <w:color w:val="000000" w:themeColor="text1"/>
              <w:sz w:val="22"/>
              <w:szCs w:val="22"/>
              <w:lang w:val="en-GB"/>
            </w:rPr>
          </w:rPrChange>
        </w:rPr>
        <w:t>, Kansler Johan Friis’s Tjener.</w:t>
      </w:r>
      <w:r w:rsidRPr="007D59C6">
        <w:rPr>
          <w:rFonts w:asciiTheme="minorHAnsi" w:hAnsiTheme="minorHAnsi"/>
          <w:color w:val="000000" w:themeColor="text1"/>
          <w:sz w:val="22"/>
          <w:szCs w:val="22"/>
          <w:lang w:val="da-DK"/>
          <w:rPrChange w:id="105" w:author="Sean Vrieland" w:date="2023-12-27T09:10:00Z">
            <w:rPr>
              <w:rFonts w:asciiTheme="minorHAnsi" w:hAnsiTheme="minorHAnsi"/>
              <w:color w:val="000000" w:themeColor="text1"/>
              <w:sz w:val="22"/>
              <w:szCs w:val="22"/>
              <w:lang w:val="en-GB"/>
            </w:rPr>
          </w:rPrChange>
        </w:rPr>
        <w:t xml:space="preserve"> </w:t>
      </w:r>
      <w:r w:rsidRPr="007D59C6">
        <w:rPr>
          <w:rFonts w:asciiTheme="minorHAnsi" w:hAnsiTheme="minorHAnsi"/>
          <w:i/>
          <w:color w:val="000000" w:themeColor="text1"/>
          <w:sz w:val="22"/>
          <w:szCs w:val="22"/>
          <w:lang w:val="da-DK"/>
          <w:rPrChange w:id="106" w:author="Sean Vrieland" w:date="2023-12-27T09:10:00Z">
            <w:rPr>
              <w:rFonts w:asciiTheme="minorHAnsi" w:hAnsiTheme="minorHAnsi"/>
              <w:i/>
              <w:color w:val="000000" w:themeColor="text1"/>
              <w:sz w:val="22"/>
              <w:szCs w:val="22"/>
              <w:lang w:val="en-GB"/>
            </w:rPr>
          </w:rPrChange>
        </w:rPr>
        <w:t>Monumenta historiæ danicæ</w:t>
      </w:r>
      <w:r w:rsidRPr="007D59C6">
        <w:rPr>
          <w:rFonts w:asciiTheme="minorHAnsi" w:hAnsiTheme="minorHAnsi"/>
          <w:color w:val="000000" w:themeColor="text1"/>
          <w:sz w:val="22"/>
          <w:szCs w:val="22"/>
          <w:lang w:val="da-DK"/>
          <w:rPrChange w:id="107" w:author="Sean Vrieland" w:date="2023-12-27T09:10:00Z">
            <w:rPr>
              <w:rFonts w:asciiTheme="minorHAnsi" w:hAnsiTheme="minorHAnsi"/>
              <w:color w:val="000000" w:themeColor="text1"/>
              <w:sz w:val="22"/>
              <w:szCs w:val="22"/>
              <w:lang w:val="en-GB"/>
            </w:rPr>
          </w:rPrChange>
        </w:rPr>
        <w:t xml:space="preserve">. historiske kildeskrifter og bearbejdelser af dansk historie især fra det 16. </w:t>
      </w:r>
      <w:r w:rsidRPr="00A85C5D">
        <w:rPr>
          <w:rFonts w:asciiTheme="minorHAnsi" w:hAnsiTheme="minorHAnsi"/>
          <w:color w:val="000000" w:themeColor="text1"/>
          <w:sz w:val="22"/>
          <w:szCs w:val="22"/>
          <w:lang w:val="en-GB"/>
        </w:rPr>
        <w:t xml:space="preserve">Aarhundrede. </w:t>
      </w:r>
      <w:r w:rsidR="00A70C1E" w:rsidRPr="00A85C5D">
        <w:rPr>
          <w:rFonts w:asciiTheme="minorHAnsi" w:hAnsiTheme="minorHAnsi"/>
          <w:color w:val="000000" w:themeColor="text1"/>
          <w:sz w:val="22"/>
          <w:szCs w:val="22"/>
          <w:lang w:val="en-GB"/>
        </w:rPr>
        <w:t xml:space="preserve">2 vols. </w:t>
      </w:r>
      <w:r w:rsidRPr="00A85C5D">
        <w:rPr>
          <w:rFonts w:asciiTheme="minorHAnsi" w:hAnsiTheme="minorHAnsi"/>
          <w:color w:val="000000" w:themeColor="text1"/>
          <w:sz w:val="22"/>
          <w:szCs w:val="22"/>
          <w:lang w:val="en-GB"/>
        </w:rPr>
        <w:t>Kj</w:t>
      </w:r>
      <w:r w:rsidR="004D7079" w:rsidRPr="00A85C5D">
        <w:rPr>
          <w:rFonts w:asciiTheme="minorHAnsi" w:hAnsiTheme="minorHAnsi"/>
          <w:color w:val="000000" w:themeColor="text1"/>
          <w:sz w:val="22"/>
          <w:szCs w:val="22"/>
          <w:lang w:val="en-GB"/>
        </w:rPr>
        <w:t>øbenhavn, 563–570.</w:t>
      </w:r>
    </w:p>
    <w:sectPr w:rsidR="005B5A39" w:rsidRPr="00A85C5D" w:rsidSect="00324D05">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1" w:author="Sean Vrieland" w:date="2024-03-04T16:04:00Z" w:initials="SV">
    <w:p w14:paraId="25F4695B" w14:textId="77777777" w:rsidR="00500A14" w:rsidRDefault="00500A14" w:rsidP="00500A14">
      <w:r>
        <w:rPr>
          <w:rStyle w:val="CommentReference"/>
        </w:rPr>
        <w:annotationRef/>
      </w:r>
      <w:r>
        <w:rPr>
          <w:color w:val="000000"/>
          <w:sz w:val="20"/>
          <w:szCs w:val="20"/>
        </w:rPr>
        <w:t>or “eventually”?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F469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2F8CB50" w16cex:dateUtc="2024-03-04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F4695B" w16cid:durableId="72F8CB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BFBBB" w14:textId="77777777" w:rsidR="00324D05" w:rsidRDefault="00324D05" w:rsidP="001F0A36">
      <w:r>
        <w:separator/>
      </w:r>
    </w:p>
  </w:endnote>
  <w:endnote w:type="continuationSeparator" w:id="0">
    <w:p w14:paraId="780AA61C" w14:textId="77777777" w:rsidR="00324D05" w:rsidRDefault="00324D05" w:rsidP="001F0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stem Font">
    <w:panose1 w:val="020B0604020202020204"/>
    <w:charset w:val="88"/>
    <w:family w:val="auto"/>
    <w:notTrueType/>
    <w:pitch w:val="fixed"/>
    <w:sig w:usb0="00000001" w:usb1="08080000" w:usb2="00000010" w:usb3="00000000" w:csb0="001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D9DF2" w14:textId="77777777" w:rsidR="001F0A36" w:rsidRDefault="001F0A36" w:rsidP="0002654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727775" w14:textId="77777777" w:rsidR="001F0A36" w:rsidRDefault="001F0A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88FF1" w14:textId="77777777" w:rsidR="001F0A36" w:rsidRDefault="001F0A36" w:rsidP="0002654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A31D9">
      <w:rPr>
        <w:rStyle w:val="PageNumber"/>
        <w:noProof/>
      </w:rPr>
      <w:t>1</w:t>
    </w:r>
    <w:r>
      <w:rPr>
        <w:rStyle w:val="PageNumber"/>
      </w:rPr>
      <w:fldChar w:fldCharType="end"/>
    </w:r>
  </w:p>
  <w:p w14:paraId="125A5E19" w14:textId="77777777" w:rsidR="001F0A36" w:rsidRDefault="001F0A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A3733" w14:textId="77777777" w:rsidR="00324D05" w:rsidRDefault="00324D05" w:rsidP="001F0A36">
      <w:r>
        <w:separator/>
      </w:r>
    </w:p>
  </w:footnote>
  <w:footnote w:type="continuationSeparator" w:id="0">
    <w:p w14:paraId="6A2F636E" w14:textId="77777777" w:rsidR="00324D05" w:rsidRDefault="00324D05" w:rsidP="001F0A3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an Vrieland">
    <w15:presenceInfo w15:providerId="AD" w15:userId="S::sfd989@ku.dk::eba661c1-7c13-49b0-b9b2-a05ed24d7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190"/>
    <w:rsid w:val="00004337"/>
    <w:rsid w:val="00007FE1"/>
    <w:rsid w:val="00011BE9"/>
    <w:rsid w:val="00015BE5"/>
    <w:rsid w:val="00015D1A"/>
    <w:rsid w:val="000216DE"/>
    <w:rsid w:val="00030C11"/>
    <w:rsid w:val="000317E1"/>
    <w:rsid w:val="00034A1C"/>
    <w:rsid w:val="000452F7"/>
    <w:rsid w:val="00060B24"/>
    <w:rsid w:val="000643C0"/>
    <w:rsid w:val="000671AF"/>
    <w:rsid w:val="000675A2"/>
    <w:rsid w:val="0008036B"/>
    <w:rsid w:val="00081C26"/>
    <w:rsid w:val="000832D0"/>
    <w:rsid w:val="00085D4F"/>
    <w:rsid w:val="000872EA"/>
    <w:rsid w:val="0008741F"/>
    <w:rsid w:val="00094753"/>
    <w:rsid w:val="000A2937"/>
    <w:rsid w:val="000C13AF"/>
    <w:rsid w:val="000C218C"/>
    <w:rsid w:val="000C420A"/>
    <w:rsid w:val="000C7721"/>
    <w:rsid w:val="000D6C6E"/>
    <w:rsid w:val="000E2621"/>
    <w:rsid w:val="000E2ADF"/>
    <w:rsid w:val="000E7537"/>
    <w:rsid w:val="00107D44"/>
    <w:rsid w:val="00133AA4"/>
    <w:rsid w:val="001367A9"/>
    <w:rsid w:val="001472EF"/>
    <w:rsid w:val="00166DBE"/>
    <w:rsid w:val="00171A43"/>
    <w:rsid w:val="00171C32"/>
    <w:rsid w:val="001A5AC9"/>
    <w:rsid w:val="001B1874"/>
    <w:rsid w:val="001C0334"/>
    <w:rsid w:val="001C1969"/>
    <w:rsid w:val="001F0466"/>
    <w:rsid w:val="001F0A36"/>
    <w:rsid w:val="001F1C3C"/>
    <w:rsid w:val="001F4D1E"/>
    <w:rsid w:val="00200262"/>
    <w:rsid w:val="002027AB"/>
    <w:rsid w:val="00224148"/>
    <w:rsid w:val="00225B31"/>
    <w:rsid w:val="002272B8"/>
    <w:rsid w:val="0023270C"/>
    <w:rsid w:val="00241ED5"/>
    <w:rsid w:val="002546E8"/>
    <w:rsid w:val="002605D2"/>
    <w:rsid w:val="0027240B"/>
    <w:rsid w:val="00281DE5"/>
    <w:rsid w:val="0028337E"/>
    <w:rsid w:val="00286C60"/>
    <w:rsid w:val="002A1154"/>
    <w:rsid w:val="002A7CFE"/>
    <w:rsid w:val="002D14BB"/>
    <w:rsid w:val="002E0F85"/>
    <w:rsid w:val="002F0A0F"/>
    <w:rsid w:val="002F1396"/>
    <w:rsid w:val="002F6222"/>
    <w:rsid w:val="002F7089"/>
    <w:rsid w:val="00324D05"/>
    <w:rsid w:val="003328F2"/>
    <w:rsid w:val="00346DDD"/>
    <w:rsid w:val="003523FF"/>
    <w:rsid w:val="00352587"/>
    <w:rsid w:val="0035671E"/>
    <w:rsid w:val="00356D42"/>
    <w:rsid w:val="003616E5"/>
    <w:rsid w:val="00365A16"/>
    <w:rsid w:val="003766BD"/>
    <w:rsid w:val="003819EE"/>
    <w:rsid w:val="0038206F"/>
    <w:rsid w:val="00393D93"/>
    <w:rsid w:val="003A4B2F"/>
    <w:rsid w:val="003A6410"/>
    <w:rsid w:val="003C090C"/>
    <w:rsid w:val="003C69C9"/>
    <w:rsid w:val="003E174A"/>
    <w:rsid w:val="00401845"/>
    <w:rsid w:val="00406635"/>
    <w:rsid w:val="00421041"/>
    <w:rsid w:val="00424A01"/>
    <w:rsid w:val="00430DA1"/>
    <w:rsid w:val="004320AF"/>
    <w:rsid w:val="0043240A"/>
    <w:rsid w:val="0043627B"/>
    <w:rsid w:val="00444F65"/>
    <w:rsid w:val="00452FAA"/>
    <w:rsid w:val="00455B6A"/>
    <w:rsid w:val="00464208"/>
    <w:rsid w:val="00465019"/>
    <w:rsid w:val="004679AB"/>
    <w:rsid w:val="00475765"/>
    <w:rsid w:val="004843AF"/>
    <w:rsid w:val="0048530F"/>
    <w:rsid w:val="004C2B82"/>
    <w:rsid w:val="004C4A92"/>
    <w:rsid w:val="004C5DB6"/>
    <w:rsid w:val="004D6A15"/>
    <w:rsid w:val="004D7079"/>
    <w:rsid w:val="004E6686"/>
    <w:rsid w:val="004F2766"/>
    <w:rsid w:val="004F5907"/>
    <w:rsid w:val="00500898"/>
    <w:rsid w:val="00500A14"/>
    <w:rsid w:val="00503472"/>
    <w:rsid w:val="00504609"/>
    <w:rsid w:val="00514A6A"/>
    <w:rsid w:val="00515354"/>
    <w:rsid w:val="005269FB"/>
    <w:rsid w:val="00530E1A"/>
    <w:rsid w:val="00532D4C"/>
    <w:rsid w:val="00534E28"/>
    <w:rsid w:val="005410B7"/>
    <w:rsid w:val="005411E8"/>
    <w:rsid w:val="00553442"/>
    <w:rsid w:val="0055531D"/>
    <w:rsid w:val="0055605A"/>
    <w:rsid w:val="00562A49"/>
    <w:rsid w:val="0056315A"/>
    <w:rsid w:val="005719B2"/>
    <w:rsid w:val="00573A76"/>
    <w:rsid w:val="00576FC7"/>
    <w:rsid w:val="005B5A39"/>
    <w:rsid w:val="005C6711"/>
    <w:rsid w:val="005D68D8"/>
    <w:rsid w:val="005E4DB4"/>
    <w:rsid w:val="005F2572"/>
    <w:rsid w:val="00600AED"/>
    <w:rsid w:val="006332AC"/>
    <w:rsid w:val="006404FA"/>
    <w:rsid w:val="0065404B"/>
    <w:rsid w:val="006556D6"/>
    <w:rsid w:val="00660C6B"/>
    <w:rsid w:val="0066328C"/>
    <w:rsid w:val="00666A94"/>
    <w:rsid w:val="00682737"/>
    <w:rsid w:val="00684743"/>
    <w:rsid w:val="0069039B"/>
    <w:rsid w:val="00694422"/>
    <w:rsid w:val="006A326B"/>
    <w:rsid w:val="006B33BA"/>
    <w:rsid w:val="006B403E"/>
    <w:rsid w:val="006E15A4"/>
    <w:rsid w:val="006F4C82"/>
    <w:rsid w:val="006F5C56"/>
    <w:rsid w:val="006F725D"/>
    <w:rsid w:val="00702548"/>
    <w:rsid w:val="007028B3"/>
    <w:rsid w:val="0070560D"/>
    <w:rsid w:val="0070765E"/>
    <w:rsid w:val="0071274F"/>
    <w:rsid w:val="0071448F"/>
    <w:rsid w:val="00725FA4"/>
    <w:rsid w:val="0073217E"/>
    <w:rsid w:val="00734E5F"/>
    <w:rsid w:val="00745917"/>
    <w:rsid w:val="00750424"/>
    <w:rsid w:val="007536B9"/>
    <w:rsid w:val="00756A76"/>
    <w:rsid w:val="00757931"/>
    <w:rsid w:val="007652ED"/>
    <w:rsid w:val="00771B58"/>
    <w:rsid w:val="00782B9F"/>
    <w:rsid w:val="007C0D0D"/>
    <w:rsid w:val="007C30D6"/>
    <w:rsid w:val="007C57AD"/>
    <w:rsid w:val="007D4201"/>
    <w:rsid w:val="007D59C6"/>
    <w:rsid w:val="007F0555"/>
    <w:rsid w:val="007F2AEF"/>
    <w:rsid w:val="007F3377"/>
    <w:rsid w:val="0080168F"/>
    <w:rsid w:val="00805AEB"/>
    <w:rsid w:val="0081220D"/>
    <w:rsid w:val="00812943"/>
    <w:rsid w:val="00831CB0"/>
    <w:rsid w:val="008466ED"/>
    <w:rsid w:val="008473F5"/>
    <w:rsid w:val="00852B27"/>
    <w:rsid w:val="00861319"/>
    <w:rsid w:val="0086328C"/>
    <w:rsid w:val="008760FE"/>
    <w:rsid w:val="00876397"/>
    <w:rsid w:val="00886211"/>
    <w:rsid w:val="0088711E"/>
    <w:rsid w:val="008877E6"/>
    <w:rsid w:val="008922BD"/>
    <w:rsid w:val="008931B7"/>
    <w:rsid w:val="008A3917"/>
    <w:rsid w:val="008B6489"/>
    <w:rsid w:val="008D1599"/>
    <w:rsid w:val="008D1AAF"/>
    <w:rsid w:val="008D5D24"/>
    <w:rsid w:val="008E29CA"/>
    <w:rsid w:val="008F6D79"/>
    <w:rsid w:val="00903A09"/>
    <w:rsid w:val="00903B21"/>
    <w:rsid w:val="009110D5"/>
    <w:rsid w:val="00923099"/>
    <w:rsid w:val="0092750B"/>
    <w:rsid w:val="00932CEF"/>
    <w:rsid w:val="00940D15"/>
    <w:rsid w:val="00944F38"/>
    <w:rsid w:val="00953157"/>
    <w:rsid w:val="00965084"/>
    <w:rsid w:val="00974F44"/>
    <w:rsid w:val="0097562F"/>
    <w:rsid w:val="00977CC6"/>
    <w:rsid w:val="00986C0C"/>
    <w:rsid w:val="0099014A"/>
    <w:rsid w:val="00993BD2"/>
    <w:rsid w:val="009A7930"/>
    <w:rsid w:val="009B5E9D"/>
    <w:rsid w:val="009B76B5"/>
    <w:rsid w:val="009E15C7"/>
    <w:rsid w:val="009E37BE"/>
    <w:rsid w:val="009E3962"/>
    <w:rsid w:val="009F46EF"/>
    <w:rsid w:val="009F51DA"/>
    <w:rsid w:val="00A0222C"/>
    <w:rsid w:val="00A04E11"/>
    <w:rsid w:val="00A0681D"/>
    <w:rsid w:val="00A070C4"/>
    <w:rsid w:val="00A14AEE"/>
    <w:rsid w:val="00A207A9"/>
    <w:rsid w:val="00A3098E"/>
    <w:rsid w:val="00A32BF5"/>
    <w:rsid w:val="00A362C3"/>
    <w:rsid w:val="00A43DF5"/>
    <w:rsid w:val="00A4426A"/>
    <w:rsid w:val="00A55775"/>
    <w:rsid w:val="00A70C1E"/>
    <w:rsid w:val="00A72B04"/>
    <w:rsid w:val="00A735A2"/>
    <w:rsid w:val="00A76984"/>
    <w:rsid w:val="00A76BD7"/>
    <w:rsid w:val="00A84E87"/>
    <w:rsid w:val="00A85190"/>
    <w:rsid w:val="00A85C5D"/>
    <w:rsid w:val="00AA31D9"/>
    <w:rsid w:val="00AA3893"/>
    <w:rsid w:val="00AA536F"/>
    <w:rsid w:val="00AA5B59"/>
    <w:rsid w:val="00AC5B78"/>
    <w:rsid w:val="00AD24B3"/>
    <w:rsid w:val="00AF06DA"/>
    <w:rsid w:val="00B00ABC"/>
    <w:rsid w:val="00B06BA7"/>
    <w:rsid w:val="00B22913"/>
    <w:rsid w:val="00B26DFF"/>
    <w:rsid w:val="00B30A53"/>
    <w:rsid w:val="00B36360"/>
    <w:rsid w:val="00B37F3F"/>
    <w:rsid w:val="00B42597"/>
    <w:rsid w:val="00B63682"/>
    <w:rsid w:val="00B74028"/>
    <w:rsid w:val="00B76347"/>
    <w:rsid w:val="00B91302"/>
    <w:rsid w:val="00BA347D"/>
    <w:rsid w:val="00BB6109"/>
    <w:rsid w:val="00BC31CD"/>
    <w:rsid w:val="00BE4464"/>
    <w:rsid w:val="00BF2D71"/>
    <w:rsid w:val="00C16849"/>
    <w:rsid w:val="00C17BAF"/>
    <w:rsid w:val="00C33E18"/>
    <w:rsid w:val="00C45128"/>
    <w:rsid w:val="00C62949"/>
    <w:rsid w:val="00C63045"/>
    <w:rsid w:val="00C6319B"/>
    <w:rsid w:val="00C7178D"/>
    <w:rsid w:val="00C745CC"/>
    <w:rsid w:val="00C81660"/>
    <w:rsid w:val="00C970BB"/>
    <w:rsid w:val="00CB7851"/>
    <w:rsid w:val="00CC7A7B"/>
    <w:rsid w:val="00CD0F01"/>
    <w:rsid w:val="00CD3F30"/>
    <w:rsid w:val="00CF06D8"/>
    <w:rsid w:val="00D059CB"/>
    <w:rsid w:val="00D062E0"/>
    <w:rsid w:val="00D077F4"/>
    <w:rsid w:val="00D12B42"/>
    <w:rsid w:val="00D46C67"/>
    <w:rsid w:val="00D630CB"/>
    <w:rsid w:val="00D65E37"/>
    <w:rsid w:val="00D71C26"/>
    <w:rsid w:val="00D74877"/>
    <w:rsid w:val="00D759C0"/>
    <w:rsid w:val="00D843B1"/>
    <w:rsid w:val="00D904DC"/>
    <w:rsid w:val="00D934D5"/>
    <w:rsid w:val="00DA2D81"/>
    <w:rsid w:val="00DB52BC"/>
    <w:rsid w:val="00DC530F"/>
    <w:rsid w:val="00DE2A43"/>
    <w:rsid w:val="00DF0FD5"/>
    <w:rsid w:val="00DF302A"/>
    <w:rsid w:val="00E0441C"/>
    <w:rsid w:val="00E05D2B"/>
    <w:rsid w:val="00E108AA"/>
    <w:rsid w:val="00E164B8"/>
    <w:rsid w:val="00E20066"/>
    <w:rsid w:val="00E24754"/>
    <w:rsid w:val="00E25375"/>
    <w:rsid w:val="00E25F18"/>
    <w:rsid w:val="00E34E0F"/>
    <w:rsid w:val="00E42931"/>
    <w:rsid w:val="00E44DA3"/>
    <w:rsid w:val="00E476B6"/>
    <w:rsid w:val="00E5031A"/>
    <w:rsid w:val="00E56FE4"/>
    <w:rsid w:val="00E60C26"/>
    <w:rsid w:val="00E65D21"/>
    <w:rsid w:val="00E705F8"/>
    <w:rsid w:val="00E72733"/>
    <w:rsid w:val="00E8103C"/>
    <w:rsid w:val="00E92C33"/>
    <w:rsid w:val="00E95E2A"/>
    <w:rsid w:val="00EA67A2"/>
    <w:rsid w:val="00EC0721"/>
    <w:rsid w:val="00EE0EA3"/>
    <w:rsid w:val="00EE5814"/>
    <w:rsid w:val="00EF2EE3"/>
    <w:rsid w:val="00F048A4"/>
    <w:rsid w:val="00F17C98"/>
    <w:rsid w:val="00F20583"/>
    <w:rsid w:val="00F27D09"/>
    <w:rsid w:val="00F50B3C"/>
    <w:rsid w:val="00F536FC"/>
    <w:rsid w:val="00F631FC"/>
    <w:rsid w:val="00F64EBE"/>
    <w:rsid w:val="00F66B99"/>
    <w:rsid w:val="00F71225"/>
    <w:rsid w:val="00F83118"/>
    <w:rsid w:val="00F85874"/>
    <w:rsid w:val="00F85F89"/>
    <w:rsid w:val="00F93EC0"/>
    <w:rsid w:val="00F96B1E"/>
    <w:rsid w:val="00FA3F0D"/>
    <w:rsid w:val="00FA7B76"/>
    <w:rsid w:val="00FA7C6F"/>
    <w:rsid w:val="00FB0D49"/>
    <w:rsid w:val="00FB23A7"/>
    <w:rsid w:val="00FB3811"/>
    <w:rsid w:val="00FC3926"/>
    <w:rsid w:val="00FD379A"/>
    <w:rsid w:val="00FD55B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6B2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C6711"/>
    <w:rPr>
      <w:rFonts w:ascii="Times New Roman" w:hAnsi="Times New Roman"/>
      <w:sz w:val="24"/>
      <w:szCs w:val="24"/>
      <w:lang w:eastAsia="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F0A36"/>
    <w:pPr>
      <w:tabs>
        <w:tab w:val="center" w:pos="4536"/>
        <w:tab w:val="right" w:pos="9072"/>
      </w:tabs>
    </w:pPr>
    <w:rPr>
      <w:rFonts w:asciiTheme="minorHAnsi" w:hAnsiTheme="minorHAnsi"/>
      <w:sz w:val="22"/>
      <w:szCs w:val="22"/>
      <w:lang w:eastAsia="en-US"/>
    </w:rPr>
  </w:style>
  <w:style w:type="character" w:customStyle="1" w:styleId="FooterChar">
    <w:name w:val="Footer Char"/>
    <w:basedOn w:val="DefaultParagraphFont"/>
    <w:link w:val="Footer"/>
    <w:uiPriority w:val="99"/>
    <w:rsid w:val="001F0A36"/>
  </w:style>
  <w:style w:type="character" w:styleId="PageNumber">
    <w:name w:val="page number"/>
    <w:basedOn w:val="DefaultParagraphFont"/>
    <w:uiPriority w:val="99"/>
    <w:semiHidden/>
    <w:unhideWhenUsed/>
    <w:rsid w:val="001F0A36"/>
  </w:style>
  <w:style w:type="character" w:styleId="Hyperlink">
    <w:name w:val="Hyperlink"/>
    <w:basedOn w:val="DefaultParagraphFont"/>
    <w:uiPriority w:val="99"/>
    <w:unhideWhenUsed/>
    <w:rsid w:val="009B76B5"/>
    <w:rPr>
      <w:color w:val="0563C1" w:themeColor="hyperlink"/>
      <w:u w:val="single"/>
    </w:rPr>
  </w:style>
  <w:style w:type="character" w:customStyle="1" w:styleId="hypertext-text">
    <w:name w:val="hypertext-text"/>
    <w:basedOn w:val="DefaultParagraphFont"/>
    <w:rsid w:val="005C6711"/>
  </w:style>
  <w:style w:type="character" w:customStyle="1" w:styleId="apple-converted-space">
    <w:name w:val="apple-converted-space"/>
    <w:basedOn w:val="DefaultParagraphFont"/>
    <w:rsid w:val="005C6711"/>
  </w:style>
  <w:style w:type="character" w:customStyle="1" w:styleId="hypertext-lb">
    <w:name w:val="hypertext-lb"/>
    <w:basedOn w:val="DefaultParagraphFont"/>
    <w:rsid w:val="005C6711"/>
  </w:style>
  <w:style w:type="character" w:customStyle="1" w:styleId="hypertext-ex">
    <w:name w:val="hypertext-ex"/>
    <w:basedOn w:val="DefaultParagraphFont"/>
    <w:rsid w:val="005C6711"/>
  </w:style>
  <w:style w:type="paragraph" w:styleId="Revision">
    <w:name w:val="Revision"/>
    <w:hidden/>
    <w:uiPriority w:val="99"/>
    <w:semiHidden/>
    <w:rsid w:val="007D59C6"/>
    <w:rPr>
      <w:rFonts w:ascii="Times New Roman" w:hAnsi="Times New Roman"/>
      <w:sz w:val="24"/>
      <w:szCs w:val="24"/>
      <w:lang w:eastAsia="nb-NO"/>
    </w:rPr>
  </w:style>
  <w:style w:type="character" w:styleId="CommentReference">
    <w:name w:val="annotation reference"/>
    <w:basedOn w:val="DefaultParagraphFont"/>
    <w:uiPriority w:val="99"/>
    <w:semiHidden/>
    <w:unhideWhenUsed/>
    <w:rsid w:val="00500A14"/>
    <w:rPr>
      <w:sz w:val="16"/>
      <w:szCs w:val="16"/>
    </w:rPr>
  </w:style>
  <w:style w:type="paragraph" w:styleId="CommentText">
    <w:name w:val="annotation text"/>
    <w:basedOn w:val="Normal"/>
    <w:link w:val="CommentTextChar"/>
    <w:uiPriority w:val="99"/>
    <w:semiHidden/>
    <w:unhideWhenUsed/>
    <w:rsid w:val="00500A14"/>
    <w:rPr>
      <w:sz w:val="20"/>
      <w:szCs w:val="20"/>
    </w:rPr>
  </w:style>
  <w:style w:type="character" w:customStyle="1" w:styleId="CommentTextChar">
    <w:name w:val="Comment Text Char"/>
    <w:basedOn w:val="DefaultParagraphFont"/>
    <w:link w:val="CommentText"/>
    <w:uiPriority w:val="99"/>
    <w:semiHidden/>
    <w:rsid w:val="00500A14"/>
    <w:rPr>
      <w:rFonts w:ascii="Times New Roman" w:hAnsi="Times New Roman"/>
      <w:sz w:val="20"/>
      <w:szCs w:val="20"/>
      <w:lang w:eastAsia="nb-NO"/>
    </w:rPr>
  </w:style>
  <w:style w:type="paragraph" w:styleId="CommentSubject">
    <w:name w:val="annotation subject"/>
    <w:basedOn w:val="CommentText"/>
    <w:next w:val="CommentText"/>
    <w:link w:val="CommentSubjectChar"/>
    <w:uiPriority w:val="99"/>
    <w:semiHidden/>
    <w:unhideWhenUsed/>
    <w:rsid w:val="00500A14"/>
    <w:rPr>
      <w:b/>
      <w:bCs/>
    </w:rPr>
  </w:style>
  <w:style w:type="character" w:customStyle="1" w:styleId="CommentSubjectChar">
    <w:name w:val="Comment Subject Char"/>
    <w:basedOn w:val="CommentTextChar"/>
    <w:link w:val="CommentSubject"/>
    <w:uiPriority w:val="99"/>
    <w:semiHidden/>
    <w:rsid w:val="00500A14"/>
    <w:rPr>
      <w:rFonts w:ascii="Times New Roman" w:hAnsi="Times New Roman"/>
      <w:b/>
      <w:bCs/>
      <w:sz w:val="20"/>
      <w:szCs w:val="20"/>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9883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upload.wikimedia.org/wikipedia/commons/5/52/Res_gestae_Friderici_II_Daniae_Yb54-05.pn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pload.wikimedia.org/wikipedia/commons/d/d0/Dithmarschen-Theatrum_Orbis_Terrarum.jpg" TargetMode="External"/><Relationship Id="rId12" Type="http://schemas.openxmlformats.org/officeDocument/2006/relationships/image" Target="media/image3.png"/><Relationship Id="rId17" Type="http://schemas.microsoft.com/office/2018/08/relationships/commentsExtensible" Target="commentsExtensible.xml"/><Relationship Id="rId2" Type="http://schemas.openxmlformats.org/officeDocument/2006/relationships/settings" Target="settings.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upload.wikimedia.org/wikipedia/commons/b/b7/Res_gestae_Friderici_II_Daniae_Yb54-03.png" TargetMode="External"/><Relationship Id="rId5" Type="http://schemas.openxmlformats.org/officeDocument/2006/relationships/endnotes" Target="endnotes.xml"/><Relationship Id="rId15" Type="http://schemas.microsoft.com/office/2011/relationships/commentsExtended" Target="commentsExtended.xm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omments" Target="comment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4</Pages>
  <Words>1730</Words>
  <Characters>9707</Characters>
  <Application>Microsoft Office Word</Application>
  <DocSecurity>0</DocSecurity>
  <Lines>138</Lines>
  <Paragraphs>32</Paragraphs>
  <ScaleCrop>false</ScaleCrop>
  <HeadingPairs>
    <vt:vector size="4" baseType="variant">
      <vt:variant>
        <vt:lpstr>Tittel</vt:lpstr>
      </vt:variant>
      <vt:variant>
        <vt:i4>1</vt:i4>
      </vt:variant>
      <vt:variant>
        <vt:lpstr>Headings</vt:lpstr>
      </vt:variant>
      <vt:variant>
        <vt:i4>8</vt:i4>
      </vt:variant>
    </vt:vector>
  </HeadingPairs>
  <TitlesOfParts>
    <vt:vector size="9" baseType="lpstr">
      <vt:lpstr/>
      <vt:lpstr>The Danish Conquest of Dithmarschen</vt:lpstr>
      <vt:lpstr>Tom Lorenz</vt:lpstr>
      <vt:lpstr>The ‘Peasant Republic’ of Dithmarschen</vt:lpstr>
      <vt:lpstr>The Land Law of Dithmarschen</vt:lpstr>
      <vt:lpstr>The ‘Last Feud’</vt:lpstr>
      <vt:lpstr>Bringing the Law North</vt:lpstr>
      <vt:lpstr>AM 2 4to and the Arnamagnæan Collection</vt:lpstr>
      <vt:lpstr>Bibliography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Lorenz</dc:creator>
  <cp:keywords/>
  <dc:description/>
  <cp:lastModifiedBy>Sean Vrieland</cp:lastModifiedBy>
  <cp:revision>176</cp:revision>
  <cp:lastPrinted>2024-03-04T14:40:00Z</cp:lastPrinted>
  <dcterms:created xsi:type="dcterms:W3CDTF">2023-01-18T12:35:00Z</dcterms:created>
  <dcterms:modified xsi:type="dcterms:W3CDTF">2024-03-04T15:04:00Z</dcterms:modified>
</cp:coreProperties>
</file>